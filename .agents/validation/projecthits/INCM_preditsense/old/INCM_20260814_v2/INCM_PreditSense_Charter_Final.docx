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7508D5" w14:textId="64B37F05" w:rsidR="00602FA8" w:rsidRDefault="008B6628" w:rsidP="10C4156E">
      <w:pPr>
        <w:rPr>
          <w:b/>
          <w:bCs/>
          <w:color w:val="7030A0"/>
          <w:sz w:val="40"/>
          <w:szCs w:val="40"/>
          <w:lang w:val="pt-PT"/>
        </w:rPr>
      </w:pPr>
      <w:bookmarkStart w:id="0" w:name="_Toc5110882"/>
      <w:proofErr w:type="spellStart"/>
      <w:r w:rsidRPr="31A65990">
        <w:rPr>
          <w:b/>
          <w:bCs/>
          <w:color w:val="7030A0"/>
          <w:sz w:val="40"/>
          <w:szCs w:val="40"/>
          <w:lang w:val="pt-PT"/>
        </w:rPr>
        <w:t>INCM-PreditSense</w:t>
      </w:r>
      <w:proofErr w:type="spellEnd"/>
      <w:r w:rsidRPr="31A65990">
        <w:rPr>
          <w:b/>
          <w:bCs/>
          <w:color w:val="7030A0"/>
          <w:sz w:val="40"/>
          <w:szCs w:val="40"/>
          <w:lang w:val="pt-PT"/>
        </w:rPr>
        <w:t xml:space="preserve"> – Modelos </w:t>
      </w:r>
      <w:r w:rsidR="220342DE" w:rsidRPr="31A65990">
        <w:rPr>
          <w:b/>
          <w:bCs/>
          <w:color w:val="7030A0"/>
          <w:sz w:val="40"/>
          <w:szCs w:val="40"/>
          <w:lang w:val="pt-PT"/>
        </w:rPr>
        <w:t xml:space="preserve">Fundacionais </w:t>
      </w:r>
      <w:r w:rsidRPr="31A65990">
        <w:rPr>
          <w:b/>
          <w:bCs/>
          <w:color w:val="7030A0"/>
          <w:sz w:val="40"/>
          <w:szCs w:val="40"/>
          <w:lang w:val="pt-PT"/>
        </w:rPr>
        <w:t>Tabulares</w:t>
      </w:r>
      <w:r w:rsidR="769CAB43" w:rsidRPr="31A65990">
        <w:rPr>
          <w:b/>
          <w:bCs/>
          <w:color w:val="7030A0"/>
          <w:sz w:val="40"/>
          <w:szCs w:val="40"/>
          <w:lang w:val="pt-PT"/>
        </w:rPr>
        <w:t xml:space="preserve"> </w:t>
      </w:r>
      <w:r w:rsidRPr="31A65990">
        <w:rPr>
          <w:b/>
          <w:bCs/>
          <w:color w:val="7030A0"/>
          <w:sz w:val="40"/>
          <w:szCs w:val="40"/>
          <w:lang w:val="pt-PT"/>
        </w:rPr>
        <w:t>para Sistema de Produção</w:t>
      </w:r>
    </w:p>
    <w:p w14:paraId="5F7508D6" w14:textId="77777777" w:rsidR="00602FA8" w:rsidRDefault="008B6628">
      <w:pPr>
        <w:rPr>
          <w:b/>
          <w:color w:val="002060"/>
          <w:sz w:val="96"/>
          <w:szCs w:val="120"/>
          <w:lang w:val="pt-PT"/>
        </w:rPr>
      </w:pPr>
      <w:r>
        <w:rPr>
          <w:b/>
          <w:color w:val="002060"/>
          <w:sz w:val="96"/>
          <w:szCs w:val="120"/>
          <w:lang w:val="pt-PT"/>
        </w:rPr>
        <w:t>Project Charter</w:t>
      </w:r>
    </w:p>
    <w:p w14:paraId="5F7508D7" w14:textId="77777777" w:rsidR="00602FA8" w:rsidRDefault="008B6628">
      <w:pPr>
        <w:rPr>
          <w:color w:val="002060"/>
          <w:lang w:val="pt-PT"/>
        </w:rPr>
      </w:pPr>
      <w:r>
        <w:rPr>
          <w:b/>
          <w:color w:val="002060"/>
          <w:lang w:val="pt-PT"/>
        </w:rPr>
        <w:t xml:space="preserve">Associado: </w:t>
      </w:r>
      <w:proofErr w:type="spellStart"/>
      <w:r>
        <w:rPr>
          <w:color w:val="002060"/>
          <w:lang w:val="pt-PT"/>
        </w:rPr>
        <w:t>INCM</w:t>
      </w:r>
      <w:proofErr w:type="spellEnd"/>
    </w:p>
    <w:p w14:paraId="601A346E" w14:textId="77777777" w:rsidR="003F22D7" w:rsidRDefault="003F22D7" w:rsidP="66BF5C09">
      <w:pPr>
        <w:jc w:val="both"/>
        <w:rPr>
          <w:color w:val="7030A0"/>
          <w:sz w:val="14"/>
          <w:szCs w:val="14"/>
          <w:lang w:val="pt-PT"/>
        </w:rPr>
      </w:pPr>
    </w:p>
    <w:p w14:paraId="5F7508DB" w14:textId="46A91868" w:rsidR="00602FA8" w:rsidRDefault="008B6628" w:rsidP="66BF5C09">
      <w:pPr>
        <w:jc w:val="both"/>
        <w:rPr>
          <w:color w:val="7030A0"/>
          <w:sz w:val="14"/>
          <w:szCs w:val="14"/>
          <w:lang w:val="pt-PT"/>
        </w:rPr>
      </w:pPr>
      <w:r w:rsidRPr="31A65990">
        <w:rPr>
          <w:color w:val="7030A0"/>
          <w:sz w:val="14"/>
          <w:szCs w:val="14"/>
          <w:lang w:val="pt-PT"/>
        </w:rPr>
        <w:t>O DTx irá desenvolver uma Prova de Conceito (</w:t>
      </w:r>
      <w:proofErr w:type="spellStart"/>
      <w:r w:rsidRPr="31A65990">
        <w:rPr>
          <w:color w:val="7030A0"/>
          <w:sz w:val="14"/>
          <w:szCs w:val="14"/>
          <w:lang w:val="pt-PT"/>
        </w:rPr>
        <w:t>MVP</w:t>
      </w:r>
      <w:proofErr w:type="spellEnd"/>
      <w:r w:rsidRPr="31A65990">
        <w:rPr>
          <w:color w:val="7030A0"/>
          <w:sz w:val="14"/>
          <w:szCs w:val="14"/>
          <w:lang w:val="pt-PT"/>
        </w:rPr>
        <w:t>)</w:t>
      </w:r>
      <w:r w:rsidR="008D78F7" w:rsidRPr="31A65990">
        <w:rPr>
          <w:color w:val="7030A0"/>
          <w:sz w:val="14"/>
          <w:szCs w:val="14"/>
          <w:lang w:val="pt-PT"/>
        </w:rPr>
        <w:t>,</w:t>
      </w:r>
      <w:r w:rsidRPr="31A65990">
        <w:rPr>
          <w:color w:val="7030A0"/>
          <w:sz w:val="14"/>
          <w:szCs w:val="14"/>
          <w:lang w:val="pt-PT"/>
        </w:rPr>
        <w:t xml:space="preserve"> em </w:t>
      </w:r>
      <w:proofErr w:type="spellStart"/>
      <w:r w:rsidRPr="31A65990">
        <w:rPr>
          <w:color w:val="7030A0"/>
          <w:sz w:val="14"/>
          <w:szCs w:val="14"/>
          <w:lang w:val="pt-PT"/>
        </w:rPr>
        <w:t>Python</w:t>
      </w:r>
      <w:proofErr w:type="spellEnd"/>
      <w:r w:rsidR="008D78F7" w:rsidRPr="31A65990">
        <w:rPr>
          <w:color w:val="7030A0"/>
          <w:sz w:val="14"/>
          <w:szCs w:val="14"/>
          <w:lang w:val="pt-PT"/>
        </w:rPr>
        <w:t>,</w:t>
      </w:r>
      <w:r w:rsidRPr="31A65990">
        <w:rPr>
          <w:color w:val="7030A0"/>
          <w:sz w:val="14"/>
          <w:szCs w:val="14"/>
          <w:lang w:val="pt-PT"/>
        </w:rPr>
        <w:t xml:space="preserve"> </w:t>
      </w:r>
      <w:r w:rsidR="008D78F7" w:rsidRPr="31A65990">
        <w:rPr>
          <w:color w:val="7030A0"/>
          <w:sz w:val="14"/>
          <w:szCs w:val="14"/>
          <w:lang w:val="pt-PT"/>
        </w:rPr>
        <w:t xml:space="preserve">destinada a </w:t>
      </w:r>
      <w:r w:rsidRPr="31A65990">
        <w:rPr>
          <w:color w:val="7030A0"/>
          <w:sz w:val="14"/>
          <w:szCs w:val="14"/>
          <w:lang w:val="pt-PT"/>
        </w:rPr>
        <w:t>explorar e avaliar a aplicabilidade de Modelos</w:t>
      </w:r>
      <w:r w:rsidR="010CC284" w:rsidRPr="31A65990">
        <w:rPr>
          <w:color w:val="7030A0"/>
          <w:sz w:val="14"/>
          <w:szCs w:val="14"/>
          <w:lang w:val="pt-PT"/>
        </w:rPr>
        <w:t xml:space="preserve"> Fundacionais</w:t>
      </w:r>
      <w:r w:rsidRPr="31A65990">
        <w:rPr>
          <w:color w:val="7030A0"/>
          <w:sz w:val="14"/>
          <w:szCs w:val="14"/>
          <w:lang w:val="pt-PT"/>
        </w:rPr>
        <w:t xml:space="preserve"> Tabulares (OPC UA/DA Analysis </w:t>
      </w:r>
      <w:proofErr w:type="spellStart"/>
      <w:r w:rsidRPr="31A65990">
        <w:rPr>
          <w:color w:val="7030A0"/>
          <w:sz w:val="14"/>
          <w:szCs w:val="14"/>
          <w:lang w:val="pt-PT"/>
        </w:rPr>
        <w:t>Models</w:t>
      </w:r>
      <w:proofErr w:type="spellEnd"/>
      <w:r w:rsidRPr="31A65990">
        <w:rPr>
          <w:color w:val="7030A0"/>
          <w:sz w:val="14"/>
          <w:szCs w:val="14"/>
          <w:lang w:val="pt-PT"/>
        </w:rPr>
        <w:t xml:space="preserve">) – nomeadamente OPC UA, </w:t>
      </w:r>
      <w:proofErr w:type="spellStart"/>
      <w:r w:rsidRPr="31A65990">
        <w:rPr>
          <w:color w:val="7030A0"/>
          <w:sz w:val="14"/>
          <w:szCs w:val="14"/>
          <w:lang w:val="pt-PT"/>
        </w:rPr>
        <w:t>Python Framework para Dados Históricos</w:t>
      </w:r>
      <w:proofErr w:type="spellEnd"/>
      <w:r w:rsidRPr="31A65990">
        <w:rPr>
          <w:color w:val="7030A0"/>
          <w:sz w:val="14"/>
          <w:szCs w:val="14"/>
          <w:lang w:val="pt-PT"/>
        </w:rPr>
        <w:t xml:space="preserve"> e </w:t>
      </w:r>
      <w:proofErr w:type="spellStart"/>
      <w:r w:rsidRPr="31A65990">
        <w:rPr>
          <w:color w:val="7030A0"/>
          <w:sz w:val="14"/>
          <w:szCs w:val="14"/>
          <w:lang w:val="pt-PT"/>
        </w:rPr>
        <w:t>Dashboard Offline com Interface de Linha de Comando</w:t>
      </w:r>
      <w:proofErr w:type="spellEnd"/>
      <w:r w:rsidRPr="31A65990">
        <w:rPr>
          <w:color w:val="7030A0"/>
          <w:sz w:val="14"/>
          <w:szCs w:val="14"/>
          <w:lang w:val="pt-PT"/>
        </w:rPr>
        <w:t xml:space="preserve"> </w:t>
      </w:r>
      <w:r w:rsidR="00F461C4" w:rsidRPr="31A65990">
        <w:rPr>
          <w:color w:val="7030A0"/>
          <w:sz w:val="14"/>
          <w:szCs w:val="14"/>
          <w:lang w:val="pt-PT"/>
        </w:rPr>
        <w:t xml:space="preserve">v2 </w:t>
      </w:r>
      <w:r w:rsidRPr="31A65990">
        <w:rPr>
          <w:color w:val="7030A0"/>
          <w:sz w:val="14"/>
          <w:szCs w:val="14"/>
          <w:lang w:val="pt-PT"/>
        </w:rPr>
        <w:t>– em operações de Sistema de Produção</w:t>
      </w:r>
      <w:r w:rsidR="00A1053A" w:rsidRPr="31A65990">
        <w:rPr>
          <w:color w:val="7030A0"/>
          <w:sz w:val="14"/>
          <w:szCs w:val="14"/>
          <w:lang w:val="pt-PT"/>
        </w:rPr>
        <w:t xml:space="preserve"> (</w:t>
      </w:r>
      <w:proofErr w:type="spellStart"/>
      <w:r w:rsidR="00A1053A" w:rsidRPr="31A65990">
        <w:rPr>
          <w:i/>
          <w:iCs/>
          <w:color w:val="7030A0"/>
          <w:sz w:val="14"/>
          <w:szCs w:val="14"/>
          <w:lang w:val="pt-PT"/>
        </w:rPr>
        <w:t>Manufacturing</w:t>
      </w:r>
      <w:proofErr w:type="spellEnd"/>
      <w:r w:rsidR="00A1053A" w:rsidRPr="31A65990">
        <w:rPr>
          <w:i/>
          <w:iCs/>
          <w:color w:val="7030A0"/>
          <w:sz w:val="14"/>
          <w:szCs w:val="14"/>
          <w:lang w:val="pt-PT"/>
        </w:rPr>
        <w:t xml:space="preserve"> </w:t>
      </w:r>
      <w:proofErr w:type="spellStart"/>
      <w:r w:rsidR="00A1053A" w:rsidRPr="31A65990">
        <w:rPr>
          <w:i/>
          <w:iCs/>
          <w:color w:val="7030A0"/>
          <w:sz w:val="14"/>
          <w:szCs w:val="14"/>
          <w:lang w:val="pt-PT"/>
        </w:rPr>
        <w:t>Resource</w:t>
      </w:r>
      <w:proofErr w:type="spellEnd"/>
      <w:r w:rsidR="00A1053A" w:rsidRPr="31A65990">
        <w:rPr>
          <w:i/>
          <w:iCs/>
          <w:color w:val="7030A0"/>
          <w:sz w:val="14"/>
          <w:szCs w:val="14"/>
          <w:lang w:val="pt-PT"/>
        </w:rPr>
        <w:t xml:space="preserve"> </w:t>
      </w:r>
      <w:proofErr w:type="spellStart"/>
      <w:r w:rsidR="00A1053A" w:rsidRPr="31A65990">
        <w:rPr>
          <w:i/>
          <w:iCs/>
          <w:color w:val="7030A0"/>
          <w:sz w:val="14"/>
          <w:szCs w:val="14"/>
          <w:lang w:val="pt-PT"/>
        </w:rPr>
        <w:t>Planning</w:t>
      </w:r>
      <w:proofErr w:type="spellEnd"/>
      <w:r w:rsidR="00A1053A" w:rsidRPr="31A65990">
        <w:rPr>
          <w:color w:val="7030A0"/>
          <w:sz w:val="14"/>
          <w:szCs w:val="14"/>
          <w:lang w:val="pt-PT"/>
        </w:rPr>
        <w:t>)</w:t>
      </w:r>
      <w:r w:rsidRPr="31A65990">
        <w:rPr>
          <w:color w:val="7030A0"/>
          <w:sz w:val="14"/>
          <w:szCs w:val="14"/>
          <w:lang w:val="pt-PT"/>
        </w:rPr>
        <w:t xml:space="preserve">. </w:t>
      </w:r>
      <w:r w:rsidR="00F016DA" w:rsidRPr="31A65990">
        <w:rPr>
          <w:color w:val="7030A0"/>
          <w:sz w:val="14"/>
          <w:szCs w:val="14"/>
          <w:lang w:val="pt-PT"/>
        </w:rPr>
        <w:t xml:space="preserve">A solução será capaz de executar tarefas de previsão e classificação sobre dados tabulares </w:t>
      </w:r>
      <w:r w:rsidR="1DF72AC6" w:rsidRPr="31A65990">
        <w:rPr>
          <w:color w:val="7030A0"/>
          <w:sz w:val="14"/>
          <w:szCs w:val="14"/>
          <w:lang w:val="pt-PT"/>
        </w:rPr>
        <w:t>estruturados.</w:t>
      </w:r>
      <w:r w:rsidR="00F016DA" w:rsidRPr="31A65990">
        <w:rPr>
          <w:color w:val="7030A0"/>
          <w:sz w:val="14"/>
          <w:szCs w:val="14"/>
          <w:lang w:val="pt-PT"/>
        </w:rPr>
        <w:t xml:space="preserve"> </w:t>
      </w:r>
      <w:r w:rsidRPr="31A65990">
        <w:rPr>
          <w:color w:val="7030A0"/>
          <w:sz w:val="14"/>
          <w:szCs w:val="14"/>
          <w:lang w:val="pt-PT"/>
        </w:rPr>
        <w:t xml:space="preserve">O protótipo permitirá à </w:t>
      </w:r>
      <w:proofErr w:type="spellStart"/>
      <w:r w:rsidRPr="31A65990">
        <w:rPr>
          <w:color w:val="7030A0"/>
          <w:sz w:val="14"/>
          <w:szCs w:val="14"/>
          <w:lang w:val="pt-PT"/>
        </w:rPr>
        <w:t>INCM</w:t>
      </w:r>
      <w:proofErr w:type="spellEnd"/>
      <w:r w:rsidRPr="31A65990">
        <w:rPr>
          <w:color w:val="7030A0"/>
          <w:sz w:val="14"/>
          <w:szCs w:val="14"/>
          <w:lang w:val="pt-PT"/>
        </w:rPr>
        <w:t xml:space="preserve"> </w:t>
      </w:r>
      <w:r w:rsidR="00336FD6" w:rsidRPr="31A65990">
        <w:rPr>
          <w:color w:val="7030A0"/>
          <w:sz w:val="14"/>
          <w:szCs w:val="14"/>
          <w:lang w:val="pt-PT"/>
        </w:rPr>
        <w:t xml:space="preserve">aferir </w:t>
      </w:r>
      <w:r w:rsidRPr="31A65990">
        <w:rPr>
          <w:color w:val="7030A0"/>
          <w:sz w:val="14"/>
          <w:szCs w:val="14"/>
          <w:lang w:val="pt-PT"/>
        </w:rPr>
        <w:t xml:space="preserve">o potencial destas tecnologias no contexto dos seus produtos de software de gestão empresarial. </w:t>
      </w:r>
    </w:p>
    <w:p w14:paraId="14DB9328" w14:textId="77777777" w:rsidR="003F22D7" w:rsidRPr="009A40FA" w:rsidRDefault="003F22D7" w:rsidP="66BF5C09">
      <w:pPr>
        <w:jc w:val="both"/>
        <w:rPr>
          <w:color w:val="7030A0"/>
          <w:sz w:val="14"/>
          <w:szCs w:val="14"/>
          <w:lang w:val="pt-PT"/>
        </w:rPr>
      </w:pP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77"/>
        <w:gridCol w:w="1653"/>
        <w:gridCol w:w="1984"/>
        <w:gridCol w:w="1986"/>
        <w:gridCol w:w="2211"/>
      </w:tblGrid>
      <w:tr w:rsidR="00602FA8" w:rsidRPr="00A069BE" w14:paraId="5F7508DF" w14:textId="77777777" w:rsidTr="00E877B9">
        <w:trPr>
          <w:trHeight w:val="354"/>
        </w:trPr>
        <w:tc>
          <w:tcPr>
            <w:tcW w:w="653" w:type="pct"/>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DC" w14:textId="77777777" w:rsidR="00602FA8" w:rsidRDefault="008B6628">
            <w:pPr>
              <w:pStyle w:val="Normalsemespao"/>
              <w:rPr>
                <w:rFonts w:cs="Segoe UI"/>
                <w:b/>
                <w:color w:val="002060"/>
                <w:sz w:val="18"/>
                <w:szCs w:val="18"/>
                <w:lang w:val="en-US"/>
              </w:rPr>
            </w:pPr>
            <w:r>
              <w:rPr>
                <w:rFonts w:cs="Segoe UI"/>
                <w:b/>
                <w:color w:val="002060"/>
                <w:sz w:val="18"/>
                <w:szCs w:val="18"/>
                <w:lang w:val="en-US"/>
              </w:rPr>
              <w:t>MVP Validation Stage (TRL)</w:t>
            </w:r>
          </w:p>
        </w:tc>
        <w:tc>
          <w:tcPr>
            <w:tcW w:w="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DD" w14:textId="77777777" w:rsidR="00602FA8" w:rsidRDefault="008B6628">
            <w:pPr>
              <w:pStyle w:val="Normalsemespao"/>
              <w:rPr>
                <w:rFonts w:cs="Segoe UI"/>
                <w:b/>
                <w:color w:val="002060"/>
                <w:sz w:val="18"/>
                <w:szCs w:val="18"/>
                <w:lang w:val="en-US"/>
              </w:rPr>
            </w:pPr>
            <w:r>
              <w:rPr>
                <w:rFonts w:cs="Segoe UI"/>
                <w:b/>
                <w:color w:val="002060"/>
                <w:sz w:val="18"/>
                <w:szCs w:val="18"/>
                <w:lang w:val="en-US"/>
              </w:rPr>
              <w:t xml:space="preserve">TRL </w:t>
            </w:r>
            <w:proofErr w:type="spellStart"/>
            <w:r>
              <w:rPr>
                <w:rFonts w:cs="Segoe UI"/>
                <w:b/>
                <w:color w:val="002060"/>
                <w:sz w:val="18"/>
                <w:szCs w:val="18"/>
                <w:lang w:val="en-US"/>
              </w:rPr>
              <w:t>Inicial</w:t>
            </w:r>
            <w:proofErr w:type="spellEnd"/>
            <w:r>
              <w:rPr>
                <w:rFonts w:cs="Segoe UI"/>
                <w:b/>
                <w:color w:val="002060"/>
                <w:sz w:val="18"/>
                <w:szCs w:val="18"/>
                <w:lang w:val="en-US"/>
              </w:rPr>
              <w:t xml:space="preserve"> </w:t>
            </w:r>
          </w:p>
        </w:tc>
        <w:tc>
          <w:tcPr>
            <w:tcW w:w="343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8DE" w14:textId="6F31F693" w:rsidR="00602FA8" w:rsidRDefault="00A06DD2">
            <w:pPr>
              <w:pStyle w:val="Normalsemespao"/>
              <w:rPr>
                <w:rFonts w:eastAsia="Calibri"/>
                <w:color w:val="002060"/>
                <w:sz w:val="18"/>
                <w:szCs w:val="18"/>
                <w:lang w:val="pt-PT"/>
              </w:rPr>
            </w:pPr>
            <w:r>
              <w:rPr>
                <w:rFonts w:eastAsia="Calibri"/>
                <w:color w:val="002060"/>
                <w:sz w:val="18"/>
                <w:szCs w:val="18"/>
                <w:lang w:val="pt-PT"/>
              </w:rPr>
              <w:t>TRL</w:t>
            </w:r>
            <w:r w:rsidR="00D52D00">
              <w:rPr>
                <w:rFonts w:eastAsia="Calibri"/>
                <w:color w:val="002060"/>
                <w:sz w:val="18"/>
                <w:szCs w:val="18"/>
                <w:lang w:val="pt-PT"/>
              </w:rPr>
              <w:t xml:space="preserve"> </w:t>
            </w:r>
            <w:r>
              <w:rPr>
                <w:rFonts w:eastAsia="Calibri"/>
                <w:color w:val="002060"/>
                <w:sz w:val="18"/>
                <w:szCs w:val="18"/>
                <w:lang w:val="pt-PT"/>
              </w:rPr>
              <w:t>2</w:t>
            </w:r>
            <w:r w:rsidR="00184ADB">
              <w:rPr>
                <w:rFonts w:eastAsia="Calibri"/>
                <w:color w:val="002060"/>
                <w:sz w:val="18"/>
                <w:szCs w:val="18"/>
                <w:lang w:val="pt-PT"/>
              </w:rPr>
              <w:t xml:space="preserve">: </w:t>
            </w:r>
            <w:r w:rsidR="00184ADB" w:rsidRPr="00184ADB">
              <w:rPr>
                <w:rFonts w:eastAsia="Calibri"/>
                <w:color w:val="002060"/>
                <w:sz w:val="18"/>
                <w:szCs w:val="18"/>
                <w:lang w:val="pt-PT"/>
              </w:rPr>
              <w:t>Conceito e/ou aplicação tecnológica formulados</w:t>
            </w:r>
          </w:p>
        </w:tc>
      </w:tr>
      <w:tr w:rsidR="00602FA8" w:rsidRPr="00A069BE" w14:paraId="5F7508E4" w14:textId="77777777" w:rsidTr="00E877B9">
        <w:trPr>
          <w:trHeight w:val="354"/>
        </w:trPr>
        <w:tc>
          <w:tcPr>
            <w:tcW w:w="653" w:type="pct"/>
            <w:vMerge/>
            <w:vAlign w:val="center"/>
          </w:tcPr>
          <w:p w14:paraId="5F7508E0" w14:textId="77777777" w:rsidR="00602FA8" w:rsidRDefault="00602FA8">
            <w:pPr>
              <w:spacing w:after="0"/>
              <w:rPr>
                <w:rFonts w:cs="Segoe UI"/>
                <w:b/>
                <w:color w:val="002060"/>
                <w:sz w:val="18"/>
                <w:szCs w:val="18"/>
                <w:lang w:val="pt-PT"/>
              </w:rPr>
            </w:pPr>
          </w:p>
        </w:tc>
        <w:tc>
          <w:tcPr>
            <w:tcW w:w="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E1" w14:textId="77777777" w:rsidR="00602FA8" w:rsidRDefault="008B6628">
            <w:pPr>
              <w:pStyle w:val="Normalsemespao"/>
              <w:rPr>
                <w:rFonts w:cs="Segoe UI"/>
                <w:b/>
                <w:color w:val="002060"/>
                <w:sz w:val="18"/>
                <w:szCs w:val="18"/>
                <w:lang w:val="en-US"/>
              </w:rPr>
            </w:pPr>
            <w:r>
              <w:rPr>
                <w:rFonts w:cs="Segoe UI"/>
                <w:b/>
                <w:color w:val="002060"/>
                <w:sz w:val="18"/>
                <w:szCs w:val="18"/>
                <w:lang w:val="en-US"/>
              </w:rPr>
              <w:t>TRL Final</w:t>
            </w:r>
          </w:p>
        </w:tc>
        <w:tc>
          <w:tcPr>
            <w:tcW w:w="343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8E3" w14:textId="30EF0132" w:rsidR="00602FA8" w:rsidRDefault="00592CD4" w:rsidP="00E877B9">
            <w:pPr>
              <w:pStyle w:val="Normalsemespao"/>
              <w:jc w:val="both"/>
              <w:rPr>
                <w:rFonts w:eastAsia="Calibri"/>
                <w:color w:val="002060"/>
                <w:sz w:val="18"/>
                <w:szCs w:val="18"/>
                <w:lang w:val="pt-PT"/>
              </w:rPr>
            </w:pPr>
            <w:r>
              <w:rPr>
                <w:rFonts w:eastAsia="Calibri"/>
                <w:color w:val="002060"/>
                <w:sz w:val="18"/>
                <w:szCs w:val="18"/>
                <w:lang w:val="pt-PT"/>
              </w:rPr>
              <w:t>TRL</w:t>
            </w:r>
            <w:r w:rsidR="00E877B9">
              <w:rPr>
                <w:rFonts w:eastAsia="Calibri"/>
                <w:color w:val="002060"/>
                <w:sz w:val="18"/>
                <w:szCs w:val="18"/>
                <w:lang w:val="pt-PT"/>
              </w:rPr>
              <w:t xml:space="preserve"> </w:t>
            </w:r>
            <w:r>
              <w:rPr>
                <w:rFonts w:eastAsia="Calibri"/>
                <w:color w:val="002060"/>
                <w:sz w:val="18"/>
                <w:szCs w:val="18"/>
                <w:lang w:val="pt-PT"/>
              </w:rPr>
              <w:t xml:space="preserve">3: </w:t>
            </w:r>
            <w:r w:rsidR="00A863AA" w:rsidRPr="00A863AA">
              <w:rPr>
                <w:rFonts w:eastAsia="Calibri"/>
                <w:color w:val="002060"/>
                <w:sz w:val="18"/>
                <w:szCs w:val="18"/>
                <w:lang w:val="pt-PT"/>
              </w:rPr>
              <w:t xml:space="preserve">Prova de </w:t>
            </w:r>
            <w:r w:rsidR="00843AE2">
              <w:rPr>
                <w:rFonts w:eastAsia="Calibri"/>
                <w:color w:val="002060"/>
                <w:sz w:val="18"/>
                <w:szCs w:val="18"/>
                <w:lang w:val="pt-PT"/>
              </w:rPr>
              <w:t>c</w:t>
            </w:r>
            <w:r w:rsidR="00A863AA" w:rsidRPr="00A863AA">
              <w:rPr>
                <w:rFonts w:eastAsia="Calibri"/>
                <w:color w:val="002060"/>
                <w:sz w:val="18"/>
                <w:szCs w:val="18"/>
                <w:lang w:val="pt-PT"/>
              </w:rPr>
              <w:t>onceito experimental</w:t>
            </w:r>
          </w:p>
        </w:tc>
      </w:tr>
      <w:tr w:rsidR="00602FA8" w14:paraId="5F7508EA" w14:textId="77777777" w:rsidTr="00AB4FCB">
        <w:tc>
          <w:tcPr>
            <w:tcW w:w="653" w:type="pct"/>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E5" w14:textId="77777777" w:rsidR="00602FA8" w:rsidRDefault="008B6628">
            <w:pPr>
              <w:pStyle w:val="Normalsemespao"/>
              <w:rPr>
                <w:rFonts w:cs="Segoe UI"/>
                <w:b/>
                <w:color w:val="002060"/>
                <w:sz w:val="18"/>
                <w:szCs w:val="18"/>
                <w:lang w:val="en-US"/>
              </w:rPr>
            </w:pPr>
            <w:r>
              <w:rPr>
                <w:rFonts w:cs="Segoe UI"/>
                <w:b/>
                <w:color w:val="002060"/>
                <w:sz w:val="18"/>
                <w:szCs w:val="18"/>
                <w:lang w:val="en-US"/>
              </w:rPr>
              <w:t xml:space="preserve">Tempo de </w:t>
            </w:r>
            <w:proofErr w:type="spellStart"/>
            <w:r>
              <w:rPr>
                <w:rFonts w:cs="Segoe UI"/>
                <w:b/>
                <w:color w:val="002060"/>
                <w:sz w:val="18"/>
                <w:szCs w:val="18"/>
                <w:lang w:val="en-US"/>
              </w:rPr>
              <w:t>Execução</w:t>
            </w:r>
            <w:proofErr w:type="spellEnd"/>
            <w:r>
              <w:rPr>
                <w:rFonts w:cs="Segoe UI"/>
                <w:b/>
                <w:color w:val="002060"/>
                <w:sz w:val="18"/>
                <w:szCs w:val="18"/>
                <w:lang w:val="en-US"/>
              </w:rPr>
              <w:t xml:space="preserve"> </w:t>
            </w:r>
          </w:p>
        </w:tc>
        <w:tc>
          <w:tcPr>
            <w:tcW w:w="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E6" w14:textId="77777777" w:rsidR="00602FA8" w:rsidRDefault="008B6628">
            <w:pPr>
              <w:pStyle w:val="Normalsemespao"/>
              <w:rPr>
                <w:rFonts w:cs="Segoe UI"/>
                <w:b/>
                <w:color w:val="002060"/>
                <w:sz w:val="18"/>
                <w:szCs w:val="18"/>
                <w:lang w:val="en-US"/>
              </w:rPr>
            </w:pPr>
            <w:proofErr w:type="spellStart"/>
            <w:r>
              <w:rPr>
                <w:rFonts w:cs="Segoe UI"/>
                <w:b/>
                <w:color w:val="002060"/>
                <w:sz w:val="18"/>
                <w:szCs w:val="18"/>
                <w:lang w:val="en-US"/>
              </w:rPr>
              <w:t>Início</w:t>
            </w:r>
            <w:proofErr w:type="spellEnd"/>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8E7" w14:textId="2ED9D583" w:rsidR="00602FA8" w:rsidRDefault="004A6815">
            <w:pPr>
              <w:pStyle w:val="Normalsemespao"/>
              <w:rPr>
                <w:rFonts w:cs="Segoe UI"/>
                <w:color w:val="002060"/>
                <w:sz w:val="18"/>
                <w:szCs w:val="18"/>
                <w:lang w:val="en-US"/>
              </w:rPr>
            </w:pPr>
            <w:r w:rsidRPr="0063182C">
              <w:rPr>
                <w:rFonts w:cs="Segoe UI"/>
                <w:color w:val="002060"/>
                <w:sz w:val="18"/>
                <w:szCs w:val="18"/>
                <w:highlight w:val="yellow"/>
                <w:lang w:val="en-US"/>
              </w:rPr>
              <w:t>dd</w:t>
            </w:r>
            <w:r w:rsidR="008B6628" w:rsidRPr="0063182C">
              <w:rPr>
                <w:rFonts w:cs="Segoe UI"/>
                <w:color w:val="002060"/>
                <w:sz w:val="18"/>
                <w:szCs w:val="18"/>
                <w:highlight w:val="yellow"/>
                <w:lang w:val="en-US"/>
              </w:rPr>
              <w:t>/</w:t>
            </w:r>
            <w:r w:rsidRPr="0063182C">
              <w:rPr>
                <w:rFonts w:cs="Segoe UI"/>
                <w:color w:val="002060"/>
                <w:sz w:val="18"/>
                <w:szCs w:val="18"/>
                <w:highlight w:val="yellow"/>
                <w:lang w:val="en-US"/>
              </w:rPr>
              <w:t>mm</w:t>
            </w:r>
            <w:r w:rsidR="008B6628" w:rsidRPr="0063182C">
              <w:rPr>
                <w:rFonts w:cs="Segoe UI"/>
                <w:color w:val="002060"/>
                <w:sz w:val="18"/>
                <w:szCs w:val="18"/>
                <w:highlight w:val="yellow"/>
                <w:lang w:val="en-US"/>
              </w:rPr>
              <w:t>/2026</w:t>
            </w:r>
          </w:p>
        </w:tc>
        <w:tc>
          <w:tcPr>
            <w:tcW w:w="11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E8" w14:textId="77777777" w:rsidR="00602FA8" w:rsidRDefault="008B6628">
            <w:pPr>
              <w:pStyle w:val="Normalsemespao"/>
              <w:rPr>
                <w:rFonts w:cs="Segoe UI"/>
                <w:b/>
                <w:bCs/>
                <w:color w:val="002060"/>
                <w:sz w:val="18"/>
                <w:szCs w:val="18"/>
                <w:lang w:val="en-US"/>
              </w:rPr>
            </w:pPr>
            <w:r>
              <w:rPr>
                <w:rFonts w:cs="Segoe UI"/>
                <w:b/>
                <w:bCs/>
                <w:color w:val="002060"/>
                <w:sz w:val="18"/>
                <w:szCs w:val="18"/>
                <w:lang w:val="en-US"/>
              </w:rPr>
              <w:t>Final</w:t>
            </w:r>
          </w:p>
        </w:tc>
        <w:tc>
          <w:tcPr>
            <w:tcW w:w="12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8E9" w14:textId="77777777" w:rsidR="00602FA8" w:rsidRDefault="008B6628">
            <w:pPr>
              <w:pStyle w:val="Normalsemespao"/>
              <w:rPr>
                <w:rFonts w:cs="Segoe UI"/>
                <w:color w:val="002060"/>
                <w:sz w:val="18"/>
                <w:szCs w:val="18"/>
                <w:lang w:val="en-US"/>
              </w:rPr>
            </w:pPr>
            <w:r w:rsidRPr="0063182C">
              <w:rPr>
                <w:rFonts w:cs="Segoe UI"/>
                <w:color w:val="002060"/>
                <w:sz w:val="18"/>
                <w:szCs w:val="18"/>
                <w:highlight w:val="yellow"/>
                <w:lang w:val="en-US"/>
              </w:rPr>
              <w:t>dd/mm/2026</w:t>
            </w:r>
          </w:p>
        </w:tc>
      </w:tr>
      <w:tr w:rsidR="00602FA8" w14:paraId="5F7508EE" w14:textId="77777777" w:rsidTr="31A65990">
        <w:tc>
          <w:tcPr>
            <w:tcW w:w="653" w:type="pct"/>
            <w:vMerge/>
            <w:vAlign w:val="center"/>
          </w:tcPr>
          <w:p w14:paraId="5F7508EB" w14:textId="77777777" w:rsidR="00602FA8" w:rsidRDefault="00602FA8">
            <w:pPr>
              <w:spacing w:after="0"/>
              <w:rPr>
                <w:rFonts w:cs="Segoe UI"/>
                <w:b/>
                <w:color w:val="002060"/>
                <w:sz w:val="18"/>
                <w:szCs w:val="18"/>
                <w:lang w:val="en-US"/>
              </w:rPr>
            </w:pPr>
          </w:p>
        </w:tc>
        <w:tc>
          <w:tcPr>
            <w:tcW w:w="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EC" w14:textId="77777777" w:rsidR="00602FA8" w:rsidRDefault="008B6628">
            <w:pPr>
              <w:pStyle w:val="Normalsemespao"/>
              <w:rPr>
                <w:rFonts w:cs="Segoe UI"/>
                <w:b/>
                <w:color w:val="002060"/>
                <w:sz w:val="18"/>
                <w:szCs w:val="18"/>
                <w:lang w:val="en-US"/>
              </w:rPr>
            </w:pPr>
            <w:proofErr w:type="spellStart"/>
            <w:r>
              <w:rPr>
                <w:rFonts w:cs="Segoe UI"/>
                <w:b/>
                <w:color w:val="002060"/>
                <w:sz w:val="18"/>
                <w:szCs w:val="18"/>
                <w:lang w:val="en-US"/>
              </w:rPr>
              <w:t>Duração</w:t>
            </w:r>
            <w:proofErr w:type="spellEnd"/>
          </w:p>
        </w:tc>
        <w:tc>
          <w:tcPr>
            <w:tcW w:w="3430" w:type="pct"/>
            <w:gridSpan w:val="3"/>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8ED" w14:textId="6189650E" w:rsidR="00602FA8" w:rsidRDefault="001D23BC">
            <w:pPr>
              <w:pStyle w:val="Normalsemespao"/>
              <w:rPr>
                <w:rFonts w:cs="Segoe UI"/>
                <w:color w:val="002060"/>
                <w:sz w:val="18"/>
                <w:szCs w:val="18"/>
                <w:lang w:val="en-US"/>
              </w:rPr>
            </w:pPr>
            <w:r>
              <w:rPr>
                <w:rFonts w:cs="Segoe UI"/>
                <w:color w:val="002060"/>
                <w:sz w:val="18"/>
                <w:szCs w:val="18"/>
                <w:lang w:val="en-US"/>
              </w:rPr>
              <w:t>5,4</w:t>
            </w:r>
            <w:r w:rsidR="008B6628" w:rsidRPr="31A65990">
              <w:rPr>
                <w:rFonts w:cs="Segoe UI"/>
                <w:color w:val="002060"/>
                <w:sz w:val="18"/>
                <w:szCs w:val="18"/>
                <w:lang w:val="en-US"/>
              </w:rPr>
              <w:t xml:space="preserve"> meses</w:t>
            </w:r>
          </w:p>
        </w:tc>
      </w:tr>
      <w:tr w:rsidR="00602FA8" w:rsidRPr="00A069BE" w14:paraId="5F7508F4" w14:textId="77777777" w:rsidTr="00AB4FCB">
        <w:trPr>
          <w:trHeight w:val="79"/>
        </w:trPr>
        <w:tc>
          <w:tcPr>
            <w:tcW w:w="653" w:type="pct"/>
            <w:vMerge w:val="restar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EF" w14:textId="77777777" w:rsidR="00602FA8" w:rsidRDefault="008B6628">
            <w:pPr>
              <w:pStyle w:val="Normalsemespao"/>
              <w:rPr>
                <w:rFonts w:cs="Segoe UI"/>
                <w:b/>
                <w:color w:val="002060"/>
                <w:sz w:val="18"/>
                <w:szCs w:val="18"/>
                <w:lang w:val="en-US"/>
              </w:rPr>
            </w:pPr>
            <w:r>
              <w:rPr>
                <w:rFonts w:cs="Segoe UI"/>
                <w:b/>
                <w:color w:val="002060"/>
                <w:sz w:val="18"/>
                <w:szCs w:val="18"/>
                <w:lang w:val="en-US"/>
              </w:rPr>
              <w:t xml:space="preserve">Custos </w:t>
            </w:r>
            <w:proofErr w:type="spellStart"/>
            <w:r>
              <w:rPr>
                <w:rFonts w:cs="Segoe UI"/>
                <w:b/>
                <w:color w:val="002060"/>
                <w:sz w:val="18"/>
                <w:szCs w:val="18"/>
                <w:lang w:val="en-US"/>
              </w:rPr>
              <w:t>Estimados</w:t>
            </w:r>
            <w:proofErr w:type="spellEnd"/>
          </w:p>
        </w:tc>
        <w:tc>
          <w:tcPr>
            <w:tcW w:w="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F0" w14:textId="77777777" w:rsidR="00602FA8" w:rsidRDefault="008B6628">
            <w:pPr>
              <w:pStyle w:val="Normalsemespao"/>
              <w:jc w:val="center"/>
              <w:rPr>
                <w:rFonts w:cs="Segoe UI"/>
                <w:b/>
                <w:color w:val="002060"/>
                <w:sz w:val="18"/>
                <w:szCs w:val="18"/>
                <w:lang w:val="en-US"/>
              </w:rPr>
            </w:pPr>
            <w:r>
              <w:rPr>
                <w:rFonts w:cs="Segoe UI"/>
                <w:b/>
                <w:color w:val="002060"/>
                <w:sz w:val="18"/>
                <w:szCs w:val="18"/>
                <w:lang w:val="en-US"/>
              </w:rPr>
              <w:t>Tipo</w:t>
            </w:r>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F1" w14:textId="77777777" w:rsidR="00602FA8" w:rsidRDefault="008B6628">
            <w:pPr>
              <w:pStyle w:val="Normalsemespao"/>
              <w:jc w:val="center"/>
              <w:rPr>
                <w:rFonts w:cs="Segoe UI"/>
                <w:b/>
                <w:bCs/>
                <w:color w:val="002060"/>
                <w:sz w:val="18"/>
                <w:szCs w:val="18"/>
                <w:lang w:val="en-US"/>
              </w:rPr>
            </w:pPr>
            <w:proofErr w:type="spellStart"/>
            <w:r>
              <w:rPr>
                <w:rFonts w:cs="Segoe UI"/>
                <w:b/>
                <w:color w:val="002060"/>
                <w:sz w:val="18"/>
                <w:szCs w:val="18"/>
              </w:rPr>
              <w:t>Quantidade</w:t>
            </w:r>
            <w:proofErr w:type="spellEnd"/>
          </w:p>
        </w:tc>
        <w:tc>
          <w:tcPr>
            <w:tcW w:w="11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F2" w14:textId="77777777" w:rsidR="00602FA8" w:rsidRDefault="008B6628">
            <w:pPr>
              <w:pStyle w:val="Normalsemespao"/>
              <w:jc w:val="center"/>
              <w:rPr>
                <w:rFonts w:cs="Segoe UI"/>
                <w:b/>
                <w:color w:val="002060"/>
                <w:sz w:val="18"/>
                <w:szCs w:val="18"/>
                <w:lang w:val="en-US"/>
              </w:rPr>
            </w:pPr>
            <w:proofErr w:type="spellStart"/>
            <w:r>
              <w:rPr>
                <w:rFonts w:cs="Segoe UI"/>
                <w:b/>
                <w:color w:val="002060"/>
                <w:sz w:val="18"/>
                <w:szCs w:val="18"/>
                <w:lang w:val="en-US"/>
              </w:rPr>
              <w:t>Custo</w:t>
            </w:r>
            <w:proofErr w:type="spellEnd"/>
            <w:r>
              <w:rPr>
                <w:rFonts w:cs="Segoe UI"/>
                <w:b/>
                <w:color w:val="002060"/>
                <w:sz w:val="18"/>
                <w:szCs w:val="18"/>
                <w:lang w:val="en-US"/>
              </w:rPr>
              <w:t xml:space="preserve"> </w:t>
            </w:r>
            <w:proofErr w:type="spellStart"/>
            <w:r>
              <w:rPr>
                <w:rFonts w:cs="Segoe UI"/>
                <w:b/>
                <w:color w:val="002060"/>
                <w:sz w:val="18"/>
                <w:szCs w:val="18"/>
                <w:lang w:val="en-US"/>
              </w:rPr>
              <w:t>Estimado</w:t>
            </w:r>
            <w:proofErr w:type="spellEnd"/>
            <w:r>
              <w:rPr>
                <w:rFonts w:cs="Segoe UI"/>
                <w:b/>
                <w:color w:val="002060"/>
                <w:sz w:val="18"/>
                <w:szCs w:val="18"/>
                <w:lang w:val="en-US"/>
              </w:rPr>
              <w:t xml:space="preserve"> (€)</w:t>
            </w:r>
          </w:p>
        </w:tc>
        <w:tc>
          <w:tcPr>
            <w:tcW w:w="12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F3" w14:textId="77777777" w:rsidR="00602FA8" w:rsidRDefault="008B6628">
            <w:pPr>
              <w:pStyle w:val="Normalsemespao"/>
              <w:jc w:val="center"/>
              <w:rPr>
                <w:rFonts w:cs="Segoe UI"/>
                <w:b/>
                <w:color w:val="002060"/>
                <w:sz w:val="18"/>
                <w:szCs w:val="18"/>
                <w:lang w:val="pt-PT"/>
              </w:rPr>
            </w:pPr>
            <w:r>
              <w:rPr>
                <w:rFonts w:cs="Segoe UI"/>
                <w:b/>
                <w:color w:val="002060"/>
                <w:sz w:val="18"/>
                <w:szCs w:val="18"/>
                <w:lang w:val="pt-PT"/>
              </w:rPr>
              <w:t xml:space="preserve">Custo estimado suportado pelo Associado </w:t>
            </w:r>
          </w:p>
        </w:tc>
      </w:tr>
      <w:tr w:rsidR="00602FA8" w14:paraId="5F7508FA" w14:textId="77777777" w:rsidTr="00AB4FCB">
        <w:trPr>
          <w:trHeight w:val="79"/>
        </w:trPr>
        <w:tc>
          <w:tcPr>
            <w:tcW w:w="653" w:type="pct"/>
            <w:vMerge/>
            <w:vAlign w:val="center"/>
          </w:tcPr>
          <w:p w14:paraId="5F7508F5" w14:textId="77777777" w:rsidR="00602FA8" w:rsidRDefault="00602FA8">
            <w:pPr>
              <w:spacing w:after="0"/>
              <w:rPr>
                <w:rFonts w:cs="Segoe UI"/>
                <w:b/>
                <w:color w:val="002060"/>
                <w:sz w:val="18"/>
                <w:szCs w:val="18"/>
                <w:lang w:val="pt-PT"/>
              </w:rPr>
            </w:pPr>
          </w:p>
        </w:tc>
        <w:tc>
          <w:tcPr>
            <w:tcW w:w="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8F6" w14:textId="77777777" w:rsidR="00602FA8" w:rsidRDefault="008B6628">
            <w:pPr>
              <w:pStyle w:val="Normalsemespao"/>
              <w:rPr>
                <w:rFonts w:cs="Segoe UI"/>
                <w:b/>
                <w:color w:val="002060"/>
                <w:sz w:val="18"/>
                <w:szCs w:val="18"/>
                <w:lang w:val="en-US"/>
              </w:rPr>
            </w:pPr>
            <w:proofErr w:type="spellStart"/>
            <w:r>
              <w:rPr>
                <w:rFonts w:cs="Segoe UI"/>
                <w:b/>
                <w:color w:val="002060"/>
                <w:sz w:val="18"/>
                <w:szCs w:val="18"/>
                <w:lang w:val="en-US"/>
              </w:rPr>
              <w:t>Equipamento</w:t>
            </w:r>
            <w:proofErr w:type="spellEnd"/>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8F7" w14:textId="77777777" w:rsidR="00602FA8" w:rsidRDefault="008B6628">
            <w:pPr>
              <w:pStyle w:val="Normalsemespao"/>
              <w:jc w:val="center"/>
              <w:rPr>
                <w:rFonts w:cs="Segoe UI"/>
                <w:color w:val="002060"/>
                <w:sz w:val="18"/>
                <w:szCs w:val="18"/>
                <w:lang w:val="en-US"/>
              </w:rPr>
            </w:pPr>
            <w:r>
              <w:rPr>
                <w:rFonts w:cs="Segoe UI"/>
                <w:color w:val="002060"/>
                <w:sz w:val="18"/>
                <w:szCs w:val="18"/>
                <w:lang w:val="en-US"/>
              </w:rPr>
              <w:t>n/a</w:t>
            </w:r>
          </w:p>
        </w:tc>
        <w:tc>
          <w:tcPr>
            <w:tcW w:w="11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8F8" w14:textId="772C684E" w:rsidR="00602FA8" w:rsidRDefault="00601BA5">
            <w:pPr>
              <w:pStyle w:val="Normalsemespao"/>
              <w:jc w:val="center"/>
              <w:rPr>
                <w:rFonts w:cs="Segoe UI"/>
                <w:color w:val="002060"/>
                <w:sz w:val="18"/>
                <w:szCs w:val="18"/>
                <w:lang w:val="en-US"/>
              </w:rPr>
            </w:pPr>
            <w:r>
              <w:rPr>
                <w:rFonts w:cs="Segoe UI"/>
                <w:color w:val="002060"/>
                <w:sz w:val="18"/>
                <w:szCs w:val="18"/>
                <w:lang w:val="en-US"/>
              </w:rPr>
              <w:t xml:space="preserve">A </w:t>
            </w:r>
            <w:proofErr w:type="spellStart"/>
            <w:r>
              <w:rPr>
                <w:rFonts w:cs="Segoe UI"/>
                <w:color w:val="002060"/>
                <w:sz w:val="18"/>
                <w:szCs w:val="18"/>
                <w:lang w:val="en-US"/>
              </w:rPr>
              <w:t>definir</w:t>
            </w:r>
            <w:proofErr w:type="spellEnd"/>
          </w:p>
        </w:tc>
        <w:tc>
          <w:tcPr>
            <w:tcW w:w="12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8F9" w14:textId="0962B602" w:rsidR="00602FA8" w:rsidRDefault="00601BA5">
            <w:pPr>
              <w:pStyle w:val="Normalsemespao"/>
              <w:jc w:val="center"/>
              <w:rPr>
                <w:rFonts w:cs="Segoe UI"/>
                <w:color w:val="002060"/>
                <w:sz w:val="18"/>
                <w:szCs w:val="18"/>
                <w:lang w:val="en-US"/>
              </w:rPr>
            </w:pPr>
            <w:r w:rsidRPr="00601BA5">
              <w:rPr>
                <w:rFonts w:cs="Segoe UI"/>
                <w:color w:val="002060"/>
                <w:sz w:val="18"/>
                <w:szCs w:val="18"/>
                <w:lang w:val="en-US"/>
              </w:rPr>
              <w:t xml:space="preserve">A </w:t>
            </w:r>
            <w:proofErr w:type="spellStart"/>
            <w:r w:rsidRPr="00601BA5">
              <w:rPr>
                <w:rFonts w:cs="Segoe UI"/>
                <w:color w:val="002060"/>
                <w:sz w:val="18"/>
                <w:szCs w:val="18"/>
                <w:lang w:val="en-US"/>
              </w:rPr>
              <w:t>definir</w:t>
            </w:r>
            <w:proofErr w:type="spellEnd"/>
          </w:p>
        </w:tc>
      </w:tr>
      <w:tr w:rsidR="00602FA8" w14:paraId="5F750906" w14:textId="77777777" w:rsidTr="00AB4FCB">
        <w:trPr>
          <w:trHeight w:val="79"/>
        </w:trPr>
        <w:tc>
          <w:tcPr>
            <w:tcW w:w="653" w:type="pct"/>
            <w:vMerge/>
            <w:vAlign w:val="center"/>
          </w:tcPr>
          <w:p w14:paraId="5F750901" w14:textId="77777777" w:rsidR="00602FA8" w:rsidRDefault="00602FA8">
            <w:pPr>
              <w:spacing w:after="0"/>
              <w:rPr>
                <w:rFonts w:cs="Segoe UI"/>
                <w:b/>
                <w:color w:val="002060"/>
                <w:sz w:val="18"/>
                <w:szCs w:val="18"/>
                <w:lang w:val="en-US"/>
              </w:rPr>
            </w:pPr>
          </w:p>
        </w:tc>
        <w:tc>
          <w:tcPr>
            <w:tcW w:w="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902" w14:textId="77777777" w:rsidR="00602FA8" w:rsidRDefault="008B6628">
            <w:pPr>
              <w:pStyle w:val="Normalsemespao"/>
              <w:rPr>
                <w:rFonts w:cs="Segoe UI"/>
                <w:b/>
                <w:color w:val="002060"/>
                <w:sz w:val="18"/>
                <w:szCs w:val="18"/>
                <w:lang w:val="en-US"/>
              </w:rPr>
            </w:pPr>
            <w:r>
              <w:rPr>
                <w:rFonts w:cs="Segoe UI"/>
                <w:b/>
                <w:color w:val="002060"/>
                <w:sz w:val="18"/>
                <w:szCs w:val="18"/>
                <w:lang w:val="en-US"/>
              </w:rPr>
              <w:t>SW</w:t>
            </w:r>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F750903" w14:textId="77777777" w:rsidR="00602FA8" w:rsidRDefault="008B6628">
            <w:pPr>
              <w:pStyle w:val="Normalsemespao"/>
              <w:jc w:val="center"/>
              <w:rPr>
                <w:rFonts w:cs="Segoe UI"/>
                <w:color w:val="002060"/>
                <w:sz w:val="18"/>
                <w:szCs w:val="18"/>
                <w:lang w:val="en-US"/>
              </w:rPr>
            </w:pPr>
            <w:r>
              <w:rPr>
                <w:rFonts w:cs="Segoe UI"/>
                <w:color w:val="002060"/>
                <w:sz w:val="18"/>
                <w:szCs w:val="18"/>
                <w:lang w:val="en-US"/>
              </w:rPr>
              <w:t>n/a</w:t>
            </w:r>
          </w:p>
        </w:tc>
        <w:tc>
          <w:tcPr>
            <w:tcW w:w="11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04" w14:textId="44FAC9E9" w:rsidR="00602FA8" w:rsidRDefault="0024481E">
            <w:pPr>
              <w:pStyle w:val="Normalsemespao"/>
              <w:jc w:val="center"/>
              <w:rPr>
                <w:rFonts w:cs="Segoe UI"/>
                <w:color w:val="002060"/>
                <w:sz w:val="18"/>
                <w:szCs w:val="18"/>
                <w:lang w:val="en-US"/>
              </w:rPr>
            </w:pPr>
            <w:r>
              <w:rPr>
                <w:rFonts w:cs="Segoe UI"/>
                <w:color w:val="002060"/>
                <w:sz w:val="18"/>
                <w:szCs w:val="18"/>
                <w:lang w:val="en-US"/>
              </w:rPr>
              <w:t>n/a</w:t>
            </w:r>
          </w:p>
        </w:tc>
        <w:tc>
          <w:tcPr>
            <w:tcW w:w="12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05" w14:textId="0DE015E3" w:rsidR="00602FA8" w:rsidRDefault="0024481E">
            <w:pPr>
              <w:pStyle w:val="Normalsemespao"/>
              <w:jc w:val="center"/>
              <w:rPr>
                <w:rFonts w:cs="Segoe UI"/>
                <w:color w:val="002060"/>
                <w:sz w:val="18"/>
                <w:szCs w:val="18"/>
                <w:lang w:val="en-US"/>
              </w:rPr>
            </w:pPr>
            <w:r>
              <w:rPr>
                <w:rFonts w:cs="Segoe UI"/>
                <w:color w:val="002060"/>
                <w:sz w:val="18"/>
                <w:szCs w:val="18"/>
                <w:lang w:val="en-US"/>
              </w:rPr>
              <w:t>n/a</w:t>
            </w:r>
          </w:p>
        </w:tc>
      </w:tr>
      <w:tr w:rsidR="00602FA8" w14:paraId="5F75090C" w14:textId="77777777" w:rsidTr="00AB4FCB">
        <w:trPr>
          <w:trHeight w:val="79"/>
        </w:trPr>
        <w:tc>
          <w:tcPr>
            <w:tcW w:w="653" w:type="pct"/>
            <w:vMerge/>
            <w:vAlign w:val="center"/>
          </w:tcPr>
          <w:p w14:paraId="5F750907" w14:textId="77777777" w:rsidR="00602FA8" w:rsidRDefault="00602FA8">
            <w:pPr>
              <w:spacing w:after="0"/>
              <w:rPr>
                <w:rFonts w:cs="Segoe UI"/>
                <w:b/>
                <w:color w:val="002060"/>
                <w:sz w:val="18"/>
                <w:szCs w:val="18"/>
                <w:lang w:val="en-US"/>
              </w:rPr>
            </w:pPr>
          </w:p>
        </w:tc>
        <w:tc>
          <w:tcPr>
            <w:tcW w:w="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908" w14:textId="77777777" w:rsidR="00602FA8" w:rsidRDefault="008B6628">
            <w:pPr>
              <w:pStyle w:val="Normalsemespao"/>
              <w:rPr>
                <w:rFonts w:cs="Segoe UI"/>
                <w:b/>
                <w:color w:val="002060"/>
                <w:sz w:val="18"/>
                <w:szCs w:val="18"/>
                <w:lang w:val="en-US"/>
              </w:rPr>
            </w:pPr>
            <w:proofErr w:type="spellStart"/>
            <w:r>
              <w:rPr>
                <w:rFonts w:cs="Segoe UI"/>
                <w:b/>
                <w:color w:val="002060"/>
                <w:sz w:val="18"/>
                <w:szCs w:val="18"/>
                <w:lang w:val="en-US"/>
              </w:rPr>
              <w:t>Disseminação</w:t>
            </w:r>
            <w:proofErr w:type="spellEnd"/>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F750909" w14:textId="6C208C10" w:rsidR="00602FA8" w:rsidRDefault="0024481E">
            <w:pPr>
              <w:pStyle w:val="Normalsemespao"/>
              <w:jc w:val="center"/>
              <w:rPr>
                <w:rFonts w:cs="Segoe UI"/>
                <w:color w:val="002060"/>
                <w:sz w:val="18"/>
                <w:szCs w:val="18"/>
                <w:lang w:val="en-US"/>
              </w:rPr>
            </w:pPr>
            <w:r>
              <w:rPr>
                <w:rFonts w:cs="Segoe UI"/>
                <w:color w:val="002060"/>
                <w:sz w:val="18"/>
                <w:szCs w:val="18"/>
                <w:lang w:val="en-US"/>
              </w:rPr>
              <w:t>1</w:t>
            </w:r>
          </w:p>
        </w:tc>
        <w:tc>
          <w:tcPr>
            <w:tcW w:w="11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0A" w14:textId="349A945D" w:rsidR="00602FA8" w:rsidRDefault="0024481E">
            <w:pPr>
              <w:pStyle w:val="Normalsemespao"/>
              <w:jc w:val="center"/>
              <w:rPr>
                <w:rFonts w:cs="Segoe UI"/>
                <w:color w:val="002060"/>
                <w:sz w:val="18"/>
                <w:szCs w:val="18"/>
                <w:lang w:val="en-US"/>
              </w:rPr>
            </w:pPr>
            <w:r w:rsidRPr="00601BA5">
              <w:rPr>
                <w:rFonts w:cs="Segoe UI"/>
                <w:color w:val="002060"/>
                <w:sz w:val="18"/>
                <w:szCs w:val="18"/>
                <w:lang w:val="en-US"/>
              </w:rPr>
              <w:t xml:space="preserve">A </w:t>
            </w:r>
            <w:proofErr w:type="spellStart"/>
            <w:r w:rsidRPr="00601BA5">
              <w:rPr>
                <w:rFonts w:cs="Segoe UI"/>
                <w:color w:val="002060"/>
                <w:sz w:val="18"/>
                <w:szCs w:val="18"/>
                <w:lang w:val="en-US"/>
              </w:rPr>
              <w:t>definir</w:t>
            </w:r>
            <w:proofErr w:type="spellEnd"/>
          </w:p>
        </w:tc>
        <w:tc>
          <w:tcPr>
            <w:tcW w:w="12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0B" w14:textId="432A8965" w:rsidR="00602FA8" w:rsidRDefault="0024481E">
            <w:pPr>
              <w:pStyle w:val="Normalsemespao"/>
              <w:jc w:val="center"/>
              <w:rPr>
                <w:rFonts w:cs="Segoe UI"/>
                <w:color w:val="002060"/>
                <w:sz w:val="18"/>
                <w:szCs w:val="18"/>
                <w:lang w:val="en-US"/>
              </w:rPr>
            </w:pPr>
            <w:r w:rsidRPr="00601BA5">
              <w:rPr>
                <w:rFonts w:cs="Segoe UI"/>
                <w:color w:val="002060"/>
                <w:sz w:val="18"/>
                <w:szCs w:val="18"/>
                <w:lang w:val="en-US"/>
              </w:rPr>
              <w:t xml:space="preserve">A </w:t>
            </w:r>
            <w:proofErr w:type="spellStart"/>
            <w:r w:rsidRPr="00601BA5">
              <w:rPr>
                <w:rFonts w:cs="Segoe UI"/>
                <w:color w:val="002060"/>
                <w:sz w:val="18"/>
                <w:szCs w:val="18"/>
                <w:lang w:val="en-US"/>
              </w:rPr>
              <w:t>definir</w:t>
            </w:r>
            <w:proofErr w:type="spellEnd"/>
          </w:p>
        </w:tc>
      </w:tr>
      <w:tr w:rsidR="00602FA8" w14:paraId="5F750912" w14:textId="77777777" w:rsidTr="00AB4FCB">
        <w:trPr>
          <w:trHeight w:val="79"/>
        </w:trPr>
        <w:tc>
          <w:tcPr>
            <w:tcW w:w="653" w:type="pct"/>
            <w:vMerge/>
            <w:vAlign w:val="center"/>
          </w:tcPr>
          <w:p w14:paraId="5F75090D" w14:textId="77777777" w:rsidR="00602FA8" w:rsidRDefault="00602FA8">
            <w:pPr>
              <w:spacing w:after="0"/>
              <w:rPr>
                <w:rFonts w:cs="Segoe UI"/>
                <w:b/>
                <w:color w:val="002060"/>
                <w:sz w:val="18"/>
                <w:szCs w:val="18"/>
                <w:lang w:val="en-US"/>
              </w:rPr>
            </w:pPr>
          </w:p>
        </w:tc>
        <w:tc>
          <w:tcPr>
            <w:tcW w:w="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90E" w14:textId="77777777" w:rsidR="00602FA8" w:rsidRDefault="008B6628">
            <w:pPr>
              <w:pStyle w:val="Normalsemespao"/>
              <w:rPr>
                <w:rFonts w:cs="Segoe UI"/>
                <w:b/>
                <w:color w:val="002060"/>
                <w:sz w:val="18"/>
                <w:szCs w:val="18"/>
                <w:lang w:val="en-US"/>
              </w:rPr>
            </w:pPr>
            <w:proofErr w:type="spellStart"/>
            <w:r>
              <w:rPr>
                <w:rFonts w:cs="Segoe UI"/>
                <w:b/>
                <w:color w:val="002060"/>
                <w:sz w:val="18"/>
                <w:szCs w:val="18"/>
                <w:lang w:val="en-US"/>
              </w:rPr>
              <w:t>Viagens</w:t>
            </w:r>
            <w:proofErr w:type="spellEnd"/>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0F" w14:textId="084F38E7" w:rsidR="00602FA8" w:rsidRDefault="008B6628">
            <w:pPr>
              <w:pStyle w:val="Normalsemespao"/>
              <w:jc w:val="center"/>
              <w:rPr>
                <w:rFonts w:cs="Segoe UI"/>
                <w:color w:val="002060"/>
                <w:sz w:val="18"/>
                <w:szCs w:val="18"/>
                <w:lang w:val="en-US"/>
              </w:rPr>
            </w:pPr>
            <w:r>
              <w:rPr>
                <w:rFonts w:cs="Segoe UI"/>
                <w:color w:val="002060"/>
                <w:sz w:val="18"/>
                <w:szCs w:val="18"/>
                <w:lang w:val="en-US"/>
              </w:rPr>
              <w:t xml:space="preserve">0 </w:t>
            </w:r>
            <w:proofErr w:type="spellStart"/>
            <w:r>
              <w:rPr>
                <w:rFonts w:cs="Segoe UI"/>
                <w:color w:val="002060"/>
                <w:sz w:val="18"/>
                <w:szCs w:val="18"/>
                <w:lang w:val="en-US"/>
              </w:rPr>
              <w:t>visitas</w:t>
            </w:r>
            <w:proofErr w:type="spellEnd"/>
          </w:p>
        </w:tc>
        <w:tc>
          <w:tcPr>
            <w:tcW w:w="11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10" w14:textId="34ED668F" w:rsidR="00602FA8" w:rsidRDefault="00E57879">
            <w:pPr>
              <w:pStyle w:val="Normalsemespao"/>
              <w:jc w:val="center"/>
              <w:rPr>
                <w:rFonts w:cs="Segoe UI"/>
                <w:color w:val="002060"/>
                <w:sz w:val="18"/>
                <w:szCs w:val="18"/>
                <w:lang w:val="en-US"/>
              </w:rPr>
            </w:pPr>
            <w:r>
              <w:rPr>
                <w:rFonts w:cs="Segoe UI"/>
                <w:color w:val="002060"/>
                <w:sz w:val="18"/>
                <w:szCs w:val="18"/>
                <w:lang w:val="en-US"/>
              </w:rPr>
              <w:t>22,40€</w:t>
            </w:r>
          </w:p>
        </w:tc>
        <w:tc>
          <w:tcPr>
            <w:tcW w:w="12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11" w14:textId="3F25828F" w:rsidR="00602FA8" w:rsidRDefault="008E2774">
            <w:pPr>
              <w:pStyle w:val="Normalsemespao"/>
              <w:jc w:val="center"/>
              <w:rPr>
                <w:rFonts w:cs="Segoe UI"/>
                <w:color w:val="002060"/>
                <w:sz w:val="18"/>
                <w:szCs w:val="18"/>
                <w:lang w:val="en-US"/>
              </w:rPr>
            </w:pPr>
            <w:r>
              <w:rPr>
                <w:rFonts w:cs="Segoe UI"/>
                <w:color w:val="002060"/>
                <w:sz w:val="18"/>
                <w:szCs w:val="18"/>
                <w:lang w:val="en-US"/>
              </w:rPr>
              <w:t>-</w:t>
            </w:r>
          </w:p>
        </w:tc>
      </w:tr>
      <w:tr w:rsidR="00602FA8" w:rsidRPr="00A069BE" w14:paraId="5F75091F" w14:textId="77777777" w:rsidTr="00AB4FCB">
        <w:tc>
          <w:tcPr>
            <w:tcW w:w="653" w:type="pct"/>
            <w:vMerge/>
            <w:vAlign w:val="center"/>
          </w:tcPr>
          <w:p w14:paraId="5F75091A" w14:textId="77777777" w:rsidR="00602FA8" w:rsidRDefault="00602FA8">
            <w:pPr>
              <w:spacing w:after="0"/>
              <w:rPr>
                <w:rFonts w:cs="Segoe UI"/>
                <w:b/>
                <w:color w:val="002060"/>
                <w:sz w:val="18"/>
                <w:szCs w:val="18"/>
                <w:lang w:val="en-US"/>
              </w:rPr>
            </w:pPr>
          </w:p>
        </w:tc>
        <w:tc>
          <w:tcPr>
            <w:tcW w:w="91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91B" w14:textId="77777777" w:rsidR="00602FA8" w:rsidRDefault="008B6628">
            <w:pPr>
              <w:pStyle w:val="Normalsemespao"/>
              <w:rPr>
                <w:rFonts w:cs="Segoe UI"/>
                <w:b/>
                <w:bCs/>
                <w:color w:val="002060"/>
                <w:sz w:val="18"/>
                <w:szCs w:val="18"/>
                <w:lang w:val="en-US"/>
              </w:rPr>
            </w:pPr>
            <w:proofErr w:type="spellStart"/>
            <w:r>
              <w:rPr>
                <w:rFonts w:cs="Segoe UI"/>
                <w:b/>
                <w:bCs/>
                <w:color w:val="002060"/>
                <w:sz w:val="18"/>
                <w:szCs w:val="18"/>
                <w:lang w:val="en-US"/>
              </w:rPr>
              <w:t>Recursos</w:t>
            </w:r>
            <w:proofErr w:type="spellEnd"/>
            <w:r>
              <w:rPr>
                <w:rFonts w:cs="Segoe UI"/>
                <w:b/>
                <w:bCs/>
                <w:color w:val="002060"/>
                <w:sz w:val="18"/>
                <w:szCs w:val="18"/>
                <w:lang w:val="en-US"/>
              </w:rPr>
              <w:t xml:space="preserve"> Humanos</w:t>
            </w:r>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1C" w14:textId="223F9656" w:rsidR="00602FA8" w:rsidRDefault="008E2774">
            <w:pPr>
              <w:pStyle w:val="Normalsemespao"/>
              <w:spacing w:line="256" w:lineRule="auto"/>
              <w:jc w:val="center"/>
              <w:rPr>
                <w:rFonts w:eastAsia="Calibri"/>
                <w:color w:val="002060"/>
                <w:sz w:val="18"/>
                <w:szCs w:val="18"/>
                <w:lang w:val="en-US"/>
              </w:rPr>
            </w:pPr>
            <w:r w:rsidRPr="008E2774">
              <w:rPr>
                <w:rFonts w:eastAsia="Calibri"/>
                <w:color w:val="002060"/>
                <w:sz w:val="18"/>
                <w:szCs w:val="18"/>
                <w:highlight w:val="yellow"/>
                <w:lang w:val="en-US"/>
              </w:rPr>
              <w:t>1069</w:t>
            </w:r>
            <w:r w:rsidR="008B6628" w:rsidRPr="008E2774">
              <w:rPr>
                <w:rFonts w:eastAsia="Calibri"/>
                <w:color w:val="002060"/>
                <w:sz w:val="18"/>
                <w:szCs w:val="18"/>
                <w:highlight w:val="yellow"/>
                <w:lang w:val="en-US"/>
              </w:rPr>
              <w:t xml:space="preserve"> horas</w:t>
            </w:r>
          </w:p>
        </w:tc>
        <w:tc>
          <w:tcPr>
            <w:tcW w:w="11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1D" w14:textId="4D0BAB9E" w:rsidR="00602FA8" w:rsidRDefault="008E2774">
            <w:pPr>
              <w:pStyle w:val="Normalsemespao"/>
              <w:spacing w:line="256" w:lineRule="auto"/>
              <w:jc w:val="center"/>
              <w:rPr>
                <w:rFonts w:eastAsia="Calibri"/>
                <w:color w:val="002060"/>
                <w:sz w:val="18"/>
                <w:szCs w:val="18"/>
                <w:lang w:val="en-US"/>
              </w:rPr>
            </w:pPr>
            <w:r>
              <w:rPr>
                <w:rFonts w:cs="Segoe UI"/>
                <w:color w:val="002060"/>
                <w:sz w:val="18"/>
                <w:szCs w:val="18"/>
                <w:lang w:val="en-US"/>
              </w:rPr>
              <w:t>-</w:t>
            </w:r>
          </w:p>
        </w:tc>
        <w:tc>
          <w:tcPr>
            <w:tcW w:w="1227"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1E" w14:textId="77777777" w:rsidR="00602FA8" w:rsidRDefault="008B6628">
            <w:pPr>
              <w:pStyle w:val="Normalsemespao"/>
              <w:spacing w:line="256" w:lineRule="auto"/>
              <w:jc w:val="center"/>
              <w:rPr>
                <w:rFonts w:eastAsia="Calibri"/>
                <w:color w:val="002060"/>
                <w:sz w:val="18"/>
                <w:szCs w:val="18"/>
                <w:lang w:val="pt-PT"/>
              </w:rPr>
            </w:pPr>
            <w:r>
              <w:rPr>
                <w:rFonts w:eastAsia="Times New Roman" w:cs="Segoe UI"/>
                <w:color w:val="002060"/>
                <w:sz w:val="18"/>
                <w:szCs w:val="18"/>
                <w:lang w:val="pt-PT"/>
              </w:rPr>
              <w:t xml:space="preserve">Incluído na Quota do Associado </w:t>
            </w:r>
          </w:p>
        </w:tc>
      </w:tr>
    </w:tbl>
    <w:p w14:paraId="5F750924" w14:textId="77777777" w:rsidR="00602FA8" w:rsidRPr="007B2103" w:rsidRDefault="00602FA8">
      <w:pPr>
        <w:spacing w:after="0"/>
        <w:rPr>
          <w:rFonts w:cs="Segoe UI"/>
          <w:sz w:val="10"/>
          <w:lang w:val="pt-PT"/>
          <w:rPrChange w:id="1" w:author="Odete Estrela Moreira Gonçalves" w:date="2026-05-13T15:41:00Z">
            <w:rPr>
              <w:rFonts w:cs="Segoe UI"/>
              <w:sz w:val="10"/>
              <w:lang w:val="en-US"/>
            </w:rPr>
          </w:rPrChange>
        </w:rPr>
      </w:pPr>
    </w:p>
    <w:p w14:paraId="5F750925" w14:textId="77777777" w:rsidR="00602FA8" w:rsidRDefault="00602FA8">
      <w:pPr>
        <w:spacing w:after="0"/>
        <w:rPr>
          <w:rFonts w:eastAsia="Calibri"/>
          <w:sz w:val="10"/>
          <w:szCs w:val="10"/>
          <w:lang w:val="pt-PT"/>
        </w:rPr>
      </w:pP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179"/>
        <w:gridCol w:w="1085"/>
        <w:gridCol w:w="1984"/>
        <w:gridCol w:w="2703"/>
        <w:gridCol w:w="2060"/>
      </w:tblGrid>
      <w:tr w:rsidR="00602FA8" w14:paraId="5F75092D" w14:textId="77777777" w:rsidTr="0063182C">
        <w:trPr>
          <w:trHeight w:val="70"/>
        </w:trPr>
        <w:tc>
          <w:tcPr>
            <w:tcW w:w="654" w:type="pct"/>
            <w:vMerge w:val="restar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926" w14:textId="77777777" w:rsidR="00602FA8" w:rsidRDefault="008B6628">
            <w:pPr>
              <w:pStyle w:val="Normalsemespao"/>
              <w:rPr>
                <w:rFonts w:cs="Segoe UI"/>
                <w:b/>
                <w:color w:val="002060"/>
                <w:sz w:val="18"/>
                <w:szCs w:val="18"/>
              </w:rPr>
            </w:pPr>
            <w:proofErr w:type="spellStart"/>
            <w:r>
              <w:rPr>
                <w:rFonts w:cs="Segoe UI"/>
                <w:b/>
                <w:color w:val="002060"/>
                <w:sz w:val="18"/>
                <w:szCs w:val="18"/>
              </w:rPr>
              <w:t>Parceiros</w:t>
            </w:r>
            <w:proofErr w:type="spellEnd"/>
          </w:p>
          <w:p w14:paraId="5F750927" w14:textId="77777777" w:rsidR="00602FA8" w:rsidRDefault="008B6628">
            <w:pPr>
              <w:pStyle w:val="Normalsemespao"/>
              <w:rPr>
                <w:rFonts w:cs="Segoe UI"/>
                <w:b/>
                <w:color w:val="002060"/>
                <w:sz w:val="18"/>
                <w:szCs w:val="18"/>
              </w:rPr>
            </w:pPr>
            <w:r>
              <w:rPr>
                <w:rFonts w:cs="Segoe UI"/>
                <w:b/>
                <w:color w:val="002060"/>
                <w:sz w:val="18"/>
                <w:szCs w:val="18"/>
              </w:rPr>
              <w:t xml:space="preserve">       &amp;</w:t>
            </w:r>
          </w:p>
          <w:p w14:paraId="5F750928" w14:textId="77777777" w:rsidR="00602FA8" w:rsidRDefault="008B6628">
            <w:pPr>
              <w:pStyle w:val="Normalsemespao"/>
              <w:rPr>
                <w:rFonts w:cs="Segoe UI"/>
                <w:b/>
                <w:color w:val="002060"/>
                <w:sz w:val="18"/>
                <w:szCs w:val="18"/>
              </w:rPr>
            </w:pPr>
            <w:proofErr w:type="spellStart"/>
            <w:r>
              <w:rPr>
                <w:rFonts w:cs="Segoe UI"/>
                <w:b/>
                <w:color w:val="002060"/>
                <w:sz w:val="18"/>
                <w:szCs w:val="18"/>
              </w:rPr>
              <w:t>Principais</w:t>
            </w:r>
            <w:proofErr w:type="spellEnd"/>
            <w:r>
              <w:rPr>
                <w:rFonts w:cs="Segoe UI"/>
                <w:b/>
                <w:color w:val="002060"/>
                <w:sz w:val="18"/>
                <w:szCs w:val="18"/>
              </w:rPr>
              <w:t xml:space="preserve"> </w:t>
            </w:r>
            <w:proofErr w:type="spellStart"/>
            <w:r>
              <w:rPr>
                <w:rFonts w:cs="Segoe UI"/>
                <w:b/>
                <w:color w:val="002060"/>
                <w:sz w:val="18"/>
                <w:szCs w:val="18"/>
              </w:rPr>
              <w:t>Contactos</w:t>
            </w:r>
            <w:proofErr w:type="spellEnd"/>
          </w:p>
        </w:tc>
        <w:tc>
          <w:tcPr>
            <w:tcW w:w="60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929" w14:textId="77777777" w:rsidR="00602FA8" w:rsidRDefault="008B6628">
            <w:pPr>
              <w:pStyle w:val="Normalsemespao"/>
              <w:rPr>
                <w:rFonts w:cs="Segoe UI"/>
                <w:b/>
                <w:color w:val="002060"/>
                <w:sz w:val="18"/>
                <w:szCs w:val="18"/>
              </w:rPr>
            </w:pPr>
            <w:proofErr w:type="spellStart"/>
            <w:r>
              <w:rPr>
                <w:rFonts w:cs="Segoe UI"/>
                <w:b/>
                <w:color w:val="002060"/>
                <w:sz w:val="18"/>
                <w:szCs w:val="18"/>
              </w:rPr>
              <w:t>Entidade</w:t>
            </w:r>
            <w:proofErr w:type="spellEnd"/>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5F75092A" w14:textId="77777777" w:rsidR="00602FA8" w:rsidRDefault="008B6628">
            <w:pPr>
              <w:pStyle w:val="Normalsemespao"/>
              <w:jc w:val="center"/>
              <w:rPr>
                <w:rFonts w:cs="Segoe UI"/>
                <w:b/>
                <w:color w:val="002060"/>
                <w:sz w:val="18"/>
                <w:szCs w:val="18"/>
              </w:rPr>
            </w:pPr>
            <w:r>
              <w:rPr>
                <w:rFonts w:cs="Segoe UI"/>
                <w:b/>
                <w:color w:val="002060"/>
                <w:sz w:val="18"/>
                <w:szCs w:val="18"/>
              </w:rPr>
              <w:t>Nome</w:t>
            </w:r>
          </w:p>
        </w:tc>
        <w:tc>
          <w:tcPr>
            <w:tcW w:w="1500"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2F2F2" w:themeFill="background1" w:themeFillShade="F2"/>
          </w:tcPr>
          <w:p w14:paraId="5F75092B" w14:textId="77777777" w:rsidR="00602FA8" w:rsidRDefault="008B6628">
            <w:pPr>
              <w:pStyle w:val="Normalsemespao"/>
              <w:jc w:val="center"/>
              <w:rPr>
                <w:rFonts w:cs="Segoe UI"/>
                <w:b/>
                <w:color w:val="002060"/>
                <w:sz w:val="18"/>
                <w:szCs w:val="18"/>
              </w:rPr>
            </w:pPr>
            <w:proofErr w:type="spellStart"/>
            <w:r>
              <w:rPr>
                <w:rFonts w:cs="Segoe UI"/>
                <w:b/>
                <w:color w:val="002060"/>
                <w:sz w:val="18"/>
                <w:szCs w:val="18"/>
              </w:rPr>
              <w:t>Endereço</w:t>
            </w:r>
            <w:proofErr w:type="spellEnd"/>
            <w:r>
              <w:rPr>
                <w:rFonts w:cs="Segoe UI"/>
                <w:b/>
                <w:color w:val="002060"/>
                <w:sz w:val="18"/>
                <w:szCs w:val="18"/>
              </w:rPr>
              <w:t xml:space="preserve"> de Email </w:t>
            </w:r>
          </w:p>
        </w:tc>
        <w:tc>
          <w:tcPr>
            <w:tcW w:w="1143" w:type="pc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2F2F2" w:themeFill="background1" w:themeFillShade="F2"/>
          </w:tcPr>
          <w:p w14:paraId="5F75092C" w14:textId="77777777" w:rsidR="00602FA8" w:rsidRDefault="008B6628">
            <w:pPr>
              <w:pStyle w:val="Normalsemespao"/>
              <w:jc w:val="center"/>
              <w:rPr>
                <w:rFonts w:cs="Segoe UI"/>
                <w:b/>
                <w:color w:val="002060"/>
                <w:sz w:val="18"/>
                <w:szCs w:val="18"/>
              </w:rPr>
            </w:pPr>
            <w:proofErr w:type="spellStart"/>
            <w:r>
              <w:rPr>
                <w:rFonts w:cs="Segoe UI"/>
                <w:b/>
                <w:color w:val="002060"/>
                <w:sz w:val="18"/>
                <w:szCs w:val="18"/>
              </w:rPr>
              <w:t>Função</w:t>
            </w:r>
            <w:proofErr w:type="spellEnd"/>
            <w:r>
              <w:rPr>
                <w:rFonts w:cs="Segoe UI"/>
                <w:b/>
                <w:color w:val="002060"/>
                <w:sz w:val="18"/>
                <w:szCs w:val="18"/>
              </w:rPr>
              <w:t xml:space="preserve"> no </w:t>
            </w:r>
            <w:proofErr w:type="spellStart"/>
            <w:r>
              <w:rPr>
                <w:rFonts w:cs="Segoe UI"/>
                <w:b/>
                <w:color w:val="002060"/>
                <w:sz w:val="18"/>
                <w:szCs w:val="18"/>
              </w:rPr>
              <w:t>Projeto</w:t>
            </w:r>
            <w:proofErr w:type="spellEnd"/>
          </w:p>
        </w:tc>
      </w:tr>
      <w:tr w:rsidR="005C767A" w14:paraId="5F750933" w14:textId="77777777" w:rsidTr="00821590">
        <w:trPr>
          <w:trHeight w:val="239"/>
        </w:trPr>
        <w:tc>
          <w:tcPr>
            <w:tcW w:w="654" w:type="pct"/>
            <w:vMerge/>
            <w:tcBorders>
              <w:left w:val="single" w:sz="4" w:space="0" w:color="BFBFBF" w:themeColor="background1" w:themeShade="BF"/>
              <w:right w:val="single" w:sz="4" w:space="0" w:color="BFBFBF" w:themeColor="background1" w:themeShade="BF"/>
            </w:tcBorders>
            <w:vAlign w:val="center"/>
          </w:tcPr>
          <w:p w14:paraId="5F75092E" w14:textId="77777777" w:rsidR="005C767A" w:rsidRDefault="005C767A" w:rsidP="005C767A">
            <w:pPr>
              <w:spacing w:after="0"/>
              <w:rPr>
                <w:rFonts w:cs="Segoe UI"/>
                <w:b/>
                <w:color w:val="002060"/>
                <w:sz w:val="18"/>
                <w:szCs w:val="18"/>
              </w:rPr>
            </w:pPr>
          </w:p>
        </w:tc>
        <w:tc>
          <w:tcPr>
            <w:tcW w:w="602" w:type="pct"/>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92F" w14:textId="77777777" w:rsidR="005C767A" w:rsidRDefault="005C767A" w:rsidP="005C767A">
            <w:pPr>
              <w:pStyle w:val="Normalsemespao"/>
              <w:rPr>
                <w:rFonts w:cs="Segoe UI"/>
                <w:b/>
                <w:color w:val="002060"/>
                <w:sz w:val="18"/>
                <w:szCs w:val="18"/>
              </w:rPr>
            </w:pPr>
            <w:r>
              <w:rPr>
                <w:rFonts w:cs="Segoe UI"/>
                <w:b/>
                <w:color w:val="002060"/>
                <w:sz w:val="18"/>
                <w:szCs w:val="18"/>
              </w:rPr>
              <w:t>INCM</w:t>
            </w:r>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30" w14:textId="12119511" w:rsidR="005C767A" w:rsidRDefault="005C767A" w:rsidP="0063182C">
            <w:pPr>
              <w:pStyle w:val="Normalsemespao"/>
              <w:rPr>
                <w:rFonts w:cs="Segoe UI"/>
                <w:color w:val="002060"/>
                <w:sz w:val="18"/>
                <w:szCs w:val="18"/>
              </w:rPr>
            </w:pPr>
            <w:r>
              <w:rPr>
                <w:rFonts w:eastAsia="Calibri"/>
                <w:color w:val="002060"/>
                <w:sz w:val="18"/>
                <w:szCs w:val="18"/>
              </w:rPr>
              <w:t>Miguel Domingues</w:t>
            </w:r>
          </w:p>
        </w:tc>
        <w:tc>
          <w:tcPr>
            <w:tcW w:w="1500" w:type="pct"/>
            <w:tcBorders>
              <w:left w:val="single" w:sz="4" w:space="0" w:color="BFBFBF" w:themeColor="background1" w:themeShade="BF"/>
              <w:right w:val="single" w:sz="4" w:space="0" w:color="BFBFBF" w:themeColor="background1" w:themeShade="BF"/>
            </w:tcBorders>
            <w:vAlign w:val="center"/>
          </w:tcPr>
          <w:p w14:paraId="5F750931" w14:textId="61DD1AC2" w:rsidR="005C767A" w:rsidRDefault="00CC1CDF" w:rsidP="00821590">
            <w:pPr>
              <w:pStyle w:val="Normalsemespao"/>
              <w:rPr>
                <w:rFonts w:cs="Segoe UI"/>
                <w:color w:val="002060"/>
                <w:sz w:val="18"/>
                <w:szCs w:val="18"/>
              </w:rPr>
            </w:pPr>
            <w:hyperlink r:id="rId10" w:history="1">
              <w:r w:rsidR="002C2A92" w:rsidRPr="00A609E6">
                <w:rPr>
                  <w:rStyle w:val="Hyperlink"/>
                  <w:rFonts w:cs="Segoe UI"/>
                  <w:sz w:val="18"/>
                  <w:szCs w:val="18"/>
                </w:rPr>
                <w:t>mdomingues@cegid.com</w:t>
              </w:r>
            </w:hyperlink>
          </w:p>
        </w:tc>
        <w:tc>
          <w:tcPr>
            <w:tcW w:w="1143" w:type="pct"/>
            <w:tcBorders>
              <w:left w:val="single" w:sz="4" w:space="0" w:color="BFBFBF" w:themeColor="background1" w:themeShade="BF"/>
              <w:right w:val="single" w:sz="4" w:space="0" w:color="BFBFBF" w:themeColor="background1" w:themeShade="BF"/>
            </w:tcBorders>
            <w:vAlign w:val="center"/>
          </w:tcPr>
          <w:p w14:paraId="5F750932" w14:textId="479074F5" w:rsidR="005C767A" w:rsidRDefault="005C767A" w:rsidP="00C35BD5">
            <w:pPr>
              <w:pStyle w:val="Normalsemespao"/>
              <w:rPr>
                <w:rFonts w:cs="Segoe UI"/>
                <w:color w:val="002060"/>
                <w:sz w:val="18"/>
                <w:szCs w:val="18"/>
              </w:rPr>
            </w:pPr>
            <w:r>
              <w:rPr>
                <w:rFonts w:cs="Segoe UI"/>
                <w:i/>
                <w:color w:val="002060"/>
                <w:sz w:val="18"/>
                <w:szCs w:val="18"/>
              </w:rPr>
              <w:t>Steering Committee</w:t>
            </w:r>
          </w:p>
        </w:tc>
      </w:tr>
      <w:tr w:rsidR="005C767A" w14:paraId="5F75093F" w14:textId="77777777" w:rsidTr="00821590">
        <w:tc>
          <w:tcPr>
            <w:tcW w:w="654" w:type="pct"/>
            <w:vMerge/>
            <w:tcBorders>
              <w:left w:val="single" w:sz="4" w:space="0" w:color="BFBFBF" w:themeColor="background1" w:themeShade="BF"/>
              <w:right w:val="single" w:sz="4" w:space="0" w:color="BFBFBF" w:themeColor="background1" w:themeShade="BF"/>
            </w:tcBorders>
            <w:vAlign w:val="center"/>
          </w:tcPr>
          <w:p w14:paraId="5F75093A" w14:textId="77777777" w:rsidR="005C767A" w:rsidRDefault="005C767A" w:rsidP="005C767A">
            <w:pPr>
              <w:spacing w:after="0"/>
              <w:rPr>
                <w:rFonts w:cs="Segoe UI"/>
                <w:b/>
                <w:color w:val="002060"/>
                <w:sz w:val="18"/>
                <w:szCs w:val="18"/>
              </w:rPr>
            </w:pPr>
          </w:p>
        </w:tc>
        <w:tc>
          <w:tcPr>
            <w:tcW w:w="602" w:type="pct"/>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3B" w14:textId="77777777" w:rsidR="005C767A" w:rsidRDefault="005C767A" w:rsidP="005C767A">
            <w:pPr>
              <w:spacing w:after="0"/>
              <w:rPr>
                <w:rFonts w:cs="Segoe UI"/>
                <w:b/>
                <w:color w:val="002060"/>
                <w:sz w:val="18"/>
                <w:szCs w:val="18"/>
              </w:rPr>
            </w:pPr>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3C" w14:textId="31EF89C7" w:rsidR="005C767A" w:rsidRDefault="005C767A" w:rsidP="0063182C">
            <w:pPr>
              <w:pStyle w:val="Normalsemespao"/>
              <w:rPr>
                <w:rFonts w:cs="Segoe UI"/>
                <w:color w:val="002060"/>
                <w:sz w:val="18"/>
                <w:szCs w:val="18"/>
              </w:rPr>
            </w:pPr>
            <w:r>
              <w:rPr>
                <w:rFonts w:cs="Segoe UI"/>
                <w:color w:val="002060"/>
                <w:sz w:val="18"/>
                <w:szCs w:val="18"/>
              </w:rPr>
              <w:t>Orlando Rocha</w:t>
            </w:r>
          </w:p>
        </w:tc>
        <w:tc>
          <w:tcPr>
            <w:tcW w:w="1500" w:type="pct"/>
            <w:tcBorders>
              <w:left w:val="single" w:sz="4" w:space="0" w:color="BFBFBF" w:themeColor="background1" w:themeShade="BF"/>
              <w:right w:val="single" w:sz="4" w:space="0" w:color="BFBFBF" w:themeColor="background1" w:themeShade="BF"/>
            </w:tcBorders>
            <w:vAlign w:val="center"/>
          </w:tcPr>
          <w:p w14:paraId="5F75093D" w14:textId="7A587936" w:rsidR="005C767A" w:rsidRDefault="00CC1CDF" w:rsidP="00821590">
            <w:pPr>
              <w:pStyle w:val="Normalsemespao"/>
              <w:rPr>
                <w:rFonts w:cs="Segoe UI"/>
                <w:color w:val="002060"/>
                <w:sz w:val="18"/>
                <w:szCs w:val="18"/>
              </w:rPr>
            </w:pPr>
            <w:hyperlink r:id="rId11" w:history="1">
              <w:r w:rsidR="00C35BD5" w:rsidRPr="00A609E6">
                <w:rPr>
                  <w:rStyle w:val="Hyperlink"/>
                  <w:rFonts w:cs="Segoe UI"/>
                  <w:sz w:val="18"/>
                  <w:szCs w:val="18"/>
                </w:rPr>
                <w:t>orocha@cegid.com</w:t>
              </w:r>
            </w:hyperlink>
          </w:p>
        </w:tc>
        <w:tc>
          <w:tcPr>
            <w:tcW w:w="1143" w:type="pct"/>
            <w:tcBorders>
              <w:left w:val="single" w:sz="4" w:space="0" w:color="BFBFBF" w:themeColor="background1" w:themeShade="BF"/>
              <w:right w:val="single" w:sz="4" w:space="0" w:color="BFBFBF" w:themeColor="background1" w:themeShade="BF"/>
            </w:tcBorders>
            <w:vAlign w:val="center"/>
          </w:tcPr>
          <w:p w14:paraId="5F75093E" w14:textId="47FCC28C" w:rsidR="005C767A" w:rsidRDefault="005C767A" w:rsidP="00C35BD5">
            <w:pPr>
              <w:pStyle w:val="Normalsemespao"/>
              <w:rPr>
                <w:rFonts w:cs="Segoe UI"/>
                <w:color w:val="002060"/>
                <w:sz w:val="18"/>
                <w:szCs w:val="18"/>
              </w:rPr>
            </w:pPr>
            <w:proofErr w:type="spellStart"/>
            <w:r>
              <w:rPr>
                <w:rFonts w:cs="Segoe UI"/>
                <w:color w:val="002060"/>
                <w:sz w:val="18"/>
                <w:szCs w:val="18"/>
              </w:rPr>
              <w:t>Coordenador</w:t>
            </w:r>
            <w:proofErr w:type="spellEnd"/>
            <w:r>
              <w:rPr>
                <w:rFonts w:cs="Segoe UI"/>
                <w:color w:val="002060"/>
                <w:sz w:val="18"/>
                <w:szCs w:val="18"/>
              </w:rPr>
              <w:t xml:space="preserve"> Técnico de </w:t>
            </w:r>
            <w:proofErr w:type="spellStart"/>
            <w:r>
              <w:rPr>
                <w:rFonts w:cs="Segoe UI"/>
                <w:color w:val="002060"/>
                <w:sz w:val="18"/>
                <w:szCs w:val="18"/>
              </w:rPr>
              <w:t>Projeto</w:t>
            </w:r>
            <w:proofErr w:type="spellEnd"/>
          </w:p>
        </w:tc>
      </w:tr>
      <w:tr w:rsidR="00602FA8" w14:paraId="5F750945" w14:textId="77777777" w:rsidTr="00821590">
        <w:trPr>
          <w:trHeight w:val="239"/>
        </w:trPr>
        <w:tc>
          <w:tcPr>
            <w:tcW w:w="654" w:type="pct"/>
            <w:vMerge/>
            <w:tcBorders>
              <w:left w:val="single" w:sz="4" w:space="0" w:color="BFBFBF" w:themeColor="background1" w:themeShade="BF"/>
              <w:right w:val="single" w:sz="4" w:space="0" w:color="BFBFBF" w:themeColor="background1" w:themeShade="BF"/>
            </w:tcBorders>
            <w:vAlign w:val="center"/>
          </w:tcPr>
          <w:p w14:paraId="5F750940" w14:textId="77777777" w:rsidR="00602FA8" w:rsidRDefault="00602FA8">
            <w:pPr>
              <w:spacing w:after="0"/>
              <w:rPr>
                <w:rFonts w:cs="Segoe UI"/>
                <w:b/>
                <w:color w:val="002060"/>
                <w:sz w:val="18"/>
                <w:szCs w:val="18"/>
              </w:rPr>
            </w:pPr>
          </w:p>
        </w:tc>
        <w:tc>
          <w:tcPr>
            <w:tcW w:w="602" w:type="pct"/>
            <w:vMerge w:val="restart"/>
            <w:tcBorders>
              <w:top w:val="single" w:sz="4" w:space="0" w:color="BFBFBF" w:themeColor="background1" w:themeShade="BF"/>
              <w:left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5F750941" w14:textId="77777777" w:rsidR="00602FA8" w:rsidRDefault="008B6628">
            <w:pPr>
              <w:pStyle w:val="Normalsemespao"/>
              <w:rPr>
                <w:rFonts w:cs="Segoe UI"/>
                <w:color w:val="002060"/>
                <w:sz w:val="18"/>
                <w:szCs w:val="18"/>
              </w:rPr>
            </w:pPr>
            <w:r>
              <w:rPr>
                <w:rFonts w:cs="Segoe UI"/>
                <w:b/>
                <w:color w:val="002060"/>
                <w:sz w:val="18"/>
                <w:szCs w:val="18"/>
              </w:rPr>
              <w:t>DTx</w:t>
            </w:r>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42" w14:textId="77777777" w:rsidR="00602FA8" w:rsidRDefault="008B6628" w:rsidP="0063182C">
            <w:pPr>
              <w:pStyle w:val="Normalsemespao"/>
              <w:rPr>
                <w:rFonts w:cs="Segoe UI"/>
                <w:color w:val="002060"/>
                <w:sz w:val="18"/>
                <w:szCs w:val="18"/>
              </w:rPr>
            </w:pPr>
            <w:r>
              <w:rPr>
                <w:rFonts w:cs="Segoe UI"/>
                <w:color w:val="002060"/>
                <w:sz w:val="18"/>
                <w:szCs w:val="18"/>
              </w:rPr>
              <w:t>André Matos</w:t>
            </w:r>
          </w:p>
        </w:tc>
        <w:tc>
          <w:tcPr>
            <w:tcW w:w="1500" w:type="pct"/>
            <w:tcBorders>
              <w:left w:val="single" w:sz="4" w:space="0" w:color="BFBFBF" w:themeColor="background1" w:themeShade="BF"/>
              <w:right w:val="single" w:sz="4" w:space="0" w:color="BFBFBF" w:themeColor="background1" w:themeShade="BF"/>
            </w:tcBorders>
            <w:vAlign w:val="center"/>
          </w:tcPr>
          <w:p w14:paraId="5F750943" w14:textId="57267F92" w:rsidR="00602FA8" w:rsidRDefault="00CC1CDF" w:rsidP="00821590">
            <w:pPr>
              <w:pStyle w:val="Normalsemespao"/>
              <w:rPr>
                <w:rFonts w:cs="Segoe UI"/>
                <w:color w:val="002060"/>
                <w:sz w:val="18"/>
                <w:szCs w:val="18"/>
              </w:rPr>
            </w:pPr>
            <w:hyperlink r:id="rId12" w:history="1">
              <w:r w:rsidR="00821590" w:rsidRPr="00A609E6">
                <w:rPr>
                  <w:rStyle w:val="Hyperlink"/>
                  <w:rFonts w:cs="Segoe UI"/>
                  <w:sz w:val="18"/>
                  <w:szCs w:val="18"/>
                </w:rPr>
                <w:t>andre.matos@dtx-colab.pt</w:t>
              </w:r>
            </w:hyperlink>
          </w:p>
        </w:tc>
        <w:tc>
          <w:tcPr>
            <w:tcW w:w="1143" w:type="pct"/>
            <w:tcBorders>
              <w:left w:val="single" w:sz="4" w:space="0" w:color="BFBFBF" w:themeColor="background1" w:themeShade="BF"/>
              <w:right w:val="single" w:sz="4" w:space="0" w:color="BFBFBF" w:themeColor="background1" w:themeShade="BF"/>
            </w:tcBorders>
            <w:vAlign w:val="center"/>
          </w:tcPr>
          <w:p w14:paraId="5F750944" w14:textId="77777777" w:rsidR="00602FA8" w:rsidRDefault="008B6628" w:rsidP="00C35BD5">
            <w:pPr>
              <w:pStyle w:val="Normalsemespao"/>
              <w:rPr>
                <w:rFonts w:cs="Segoe UI"/>
                <w:color w:val="002060"/>
                <w:sz w:val="18"/>
                <w:szCs w:val="18"/>
              </w:rPr>
            </w:pPr>
            <w:r>
              <w:rPr>
                <w:rFonts w:cs="Segoe UI"/>
                <w:i/>
                <w:color w:val="002060"/>
                <w:sz w:val="18"/>
                <w:szCs w:val="18"/>
              </w:rPr>
              <w:t>Steering Committee</w:t>
            </w:r>
          </w:p>
        </w:tc>
      </w:tr>
      <w:tr w:rsidR="00602FA8" w14:paraId="5F75094B" w14:textId="77777777" w:rsidTr="00821590">
        <w:tc>
          <w:tcPr>
            <w:tcW w:w="654" w:type="pct"/>
            <w:vMerge/>
            <w:tcBorders>
              <w:left w:val="single" w:sz="4" w:space="0" w:color="BFBFBF" w:themeColor="background1" w:themeShade="BF"/>
              <w:right w:val="single" w:sz="4" w:space="0" w:color="BFBFBF" w:themeColor="background1" w:themeShade="BF"/>
            </w:tcBorders>
            <w:vAlign w:val="center"/>
          </w:tcPr>
          <w:p w14:paraId="5F750946" w14:textId="77777777" w:rsidR="00602FA8" w:rsidRDefault="00602FA8">
            <w:pPr>
              <w:spacing w:after="0"/>
              <w:rPr>
                <w:rFonts w:cs="Segoe UI"/>
                <w:b/>
                <w:color w:val="002060"/>
                <w:sz w:val="18"/>
                <w:szCs w:val="18"/>
              </w:rPr>
            </w:pPr>
          </w:p>
        </w:tc>
        <w:tc>
          <w:tcPr>
            <w:tcW w:w="602" w:type="pct"/>
            <w:vMerge/>
            <w:tcBorders>
              <w:left w:val="single" w:sz="4" w:space="0" w:color="BFBFBF" w:themeColor="background1" w:themeShade="BF"/>
              <w:right w:val="single" w:sz="4" w:space="0" w:color="BFBFBF" w:themeColor="background1" w:themeShade="BF"/>
            </w:tcBorders>
            <w:vAlign w:val="center"/>
          </w:tcPr>
          <w:p w14:paraId="5F750947" w14:textId="77777777" w:rsidR="00602FA8" w:rsidRDefault="00602FA8">
            <w:pPr>
              <w:spacing w:after="0"/>
              <w:rPr>
                <w:rFonts w:cs="Segoe UI"/>
                <w:color w:val="002060"/>
                <w:sz w:val="18"/>
                <w:szCs w:val="18"/>
              </w:rPr>
            </w:pPr>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48" w14:textId="2A930AA4" w:rsidR="00602FA8" w:rsidRDefault="00AC375A" w:rsidP="0063182C">
            <w:pPr>
              <w:pStyle w:val="Normalsemespao"/>
              <w:rPr>
                <w:rFonts w:cs="Segoe UI"/>
                <w:color w:val="002060"/>
                <w:sz w:val="18"/>
                <w:szCs w:val="18"/>
              </w:rPr>
            </w:pPr>
            <w:r>
              <w:rPr>
                <w:rFonts w:cs="Segoe UI"/>
                <w:color w:val="002060"/>
                <w:sz w:val="18"/>
                <w:szCs w:val="18"/>
              </w:rPr>
              <w:t>Armindo Lobo</w:t>
            </w:r>
          </w:p>
        </w:tc>
        <w:tc>
          <w:tcPr>
            <w:tcW w:w="1500" w:type="pct"/>
            <w:tcBorders>
              <w:left w:val="single" w:sz="4" w:space="0" w:color="BFBFBF" w:themeColor="background1" w:themeShade="BF"/>
              <w:right w:val="single" w:sz="4" w:space="0" w:color="BFBFBF" w:themeColor="background1" w:themeShade="BF"/>
            </w:tcBorders>
            <w:vAlign w:val="center"/>
          </w:tcPr>
          <w:p w14:paraId="5F750949" w14:textId="2F2F0CAC" w:rsidR="00602FA8" w:rsidRDefault="00CC1CDF" w:rsidP="00821590">
            <w:pPr>
              <w:pStyle w:val="Normalsemespao"/>
              <w:rPr>
                <w:rFonts w:cs="Segoe UI"/>
                <w:color w:val="002060"/>
                <w:sz w:val="18"/>
                <w:szCs w:val="18"/>
              </w:rPr>
            </w:pPr>
            <w:hyperlink r:id="rId13" w:history="1">
              <w:r w:rsidR="008926D4" w:rsidRPr="00A609E6">
                <w:rPr>
                  <w:rStyle w:val="Hyperlink"/>
                  <w:rFonts w:cs="Segoe UI"/>
                  <w:sz w:val="18"/>
                  <w:szCs w:val="18"/>
                </w:rPr>
                <w:t>armindo.lobo@dtx-colab.pt</w:t>
              </w:r>
            </w:hyperlink>
          </w:p>
        </w:tc>
        <w:tc>
          <w:tcPr>
            <w:tcW w:w="1143" w:type="pct"/>
            <w:tcBorders>
              <w:left w:val="single" w:sz="4" w:space="0" w:color="BFBFBF" w:themeColor="background1" w:themeShade="BF"/>
              <w:right w:val="single" w:sz="4" w:space="0" w:color="BFBFBF" w:themeColor="background1" w:themeShade="BF"/>
            </w:tcBorders>
            <w:vAlign w:val="center"/>
          </w:tcPr>
          <w:p w14:paraId="5F75094A" w14:textId="77777777" w:rsidR="00602FA8" w:rsidRDefault="008B6628" w:rsidP="00C35BD5">
            <w:pPr>
              <w:pStyle w:val="Normalsemespao"/>
              <w:rPr>
                <w:rFonts w:cs="Segoe UI"/>
                <w:color w:val="002060"/>
                <w:sz w:val="18"/>
                <w:szCs w:val="18"/>
              </w:rPr>
            </w:pPr>
            <w:proofErr w:type="spellStart"/>
            <w:r>
              <w:rPr>
                <w:rFonts w:cs="Segoe UI"/>
                <w:color w:val="002060"/>
                <w:sz w:val="18"/>
                <w:szCs w:val="18"/>
              </w:rPr>
              <w:t>Coordenador</w:t>
            </w:r>
            <w:proofErr w:type="spellEnd"/>
            <w:r>
              <w:rPr>
                <w:rFonts w:cs="Segoe UI"/>
                <w:color w:val="002060"/>
                <w:sz w:val="18"/>
                <w:szCs w:val="18"/>
              </w:rPr>
              <w:t xml:space="preserve"> Técnico de </w:t>
            </w:r>
            <w:proofErr w:type="spellStart"/>
            <w:r>
              <w:rPr>
                <w:rFonts w:cs="Segoe UI"/>
                <w:color w:val="002060"/>
                <w:sz w:val="18"/>
                <w:szCs w:val="18"/>
              </w:rPr>
              <w:t>Projeto</w:t>
            </w:r>
            <w:proofErr w:type="spellEnd"/>
          </w:p>
        </w:tc>
      </w:tr>
      <w:tr w:rsidR="00602FA8" w14:paraId="5F750951" w14:textId="77777777" w:rsidTr="00821590">
        <w:tc>
          <w:tcPr>
            <w:tcW w:w="654" w:type="pct"/>
            <w:vMerge/>
            <w:tcBorders>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4C" w14:textId="77777777" w:rsidR="00602FA8" w:rsidRDefault="00602FA8">
            <w:pPr>
              <w:spacing w:after="0"/>
              <w:rPr>
                <w:rFonts w:cs="Segoe UI"/>
                <w:b/>
                <w:color w:val="002060"/>
                <w:sz w:val="18"/>
                <w:szCs w:val="18"/>
              </w:rPr>
            </w:pPr>
          </w:p>
        </w:tc>
        <w:tc>
          <w:tcPr>
            <w:tcW w:w="602" w:type="pct"/>
            <w:vMerge/>
            <w:tcBorders>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4D" w14:textId="77777777" w:rsidR="00602FA8" w:rsidRDefault="00602FA8">
            <w:pPr>
              <w:spacing w:after="0"/>
              <w:rPr>
                <w:rFonts w:cs="Segoe UI"/>
                <w:color w:val="002060"/>
                <w:sz w:val="18"/>
                <w:szCs w:val="18"/>
              </w:rPr>
            </w:pPr>
          </w:p>
        </w:tc>
        <w:tc>
          <w:tcPr>
            <w:tcW w:w="11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4E" w14:textId="07AE31FB" w:rsidR="00602FA8" w:rsidRDefault="00AC375A" w:rsidP="0063182C">
            <w:pPr>
              <w:pStyle w:val="Normalsemespao"/>
              <w:rPr>
                <w:rFonts w:cs="Segoe UI"/>
                <w:color w:val="002060"/>
                <w:sz w:val="18"/>
                <w:szCs w:val="18"/>
              </w:rPr>
            </w:pPr>
            <w:r>
              <w:rPr>
                <w:rFonts w:cs="Segoe UI"/>
                <w:color w:val="002060"/>
                <w:sz w:val="18"/>
                <w:szCs w:val="18"/>
              </w:rPr>
              <w:t>Marta Gonçalves</w:t>
            </w:r>
          </w:p>
        </w:tc>
        <w:tc>
          <w:tcPr>
            <w:tcW w:w="1500" w:type="pct"/>
            <w:tcBorders>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4F" w14:textId="3B05E64C" w:rsidR="00602FA8" w:rsidRDefault="00CC1CDF" w:rsidP="00821590">
            <w:pPr>
              <w:pStyle w:val="Normalsemespao"/>
              <w:rPr>
                <w:rFonts w:cs="Segoe UI"/>
                <w:color w:val="002060"/>
                <w:sz w:val="18"/>
                <w:szCs w:val="18"/>
              </w:rPr>
            </w:pPr>
            <w:hyperlink r:id="rId14" w:history="1">
              <w:r w:rsidR="00167A69" w:rsidRPr="00A609E6">
                <w:rPr>
                  <w:rStyle w:val="Hyperlink"/>
                  <w:rFonts w:cs="Segoe UI"/>
                  <w:sz w:val="18"/>
                  <w:szCs w:val="18"/>
                </w:rPr>
                <w:t>marta.goncalves@dtx-colab.pt</w:t>
              </w:r>
            </w:hyperlink>
          </w:p>
        </w:tc>
        <w:tc>
          <w:tcPr>
            <w:tcW w:w="1143" w:type="pct"/>
            <w:tcBorders>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950" w14:textId="77777777" w:rsidR="00602FA8" w:rsidRDefault="008B6628" w:rsidP="00C35BD5">
            <w:pPr>
              <w:pStyle w:val="Normalsemespao"/>
              <w:rPr>
                <w:rFonts w:cs="Segoe UI"/>
                <w:color w:val="002060"/>
                <w:sz w:val="18"/>
                <w:szCs w:val="18"/>
              </w:rPr>
            </w:pPr>
            <w:r>
              <w:rPr>
                <w:rFonts w:cs="Segoe UI"/>
                <w:color w:val="002060"/>
                <w:sz w:val="18"/>
                <w:szCs w:val="18"/>
              </w:rPr>
              <w:t>PMO</w:t>
            </w:r>
          </w:p>
        </w:tc>
      </w:tr>
    </w:tbl>
    <w:p w14:paraId="5F750952" w14:textId="77777777" w:rsidR="00602FA8" w:rsidRDefault="00602FA8">
      <w:pPr>
        <w:rPr>
          <w:rFonts w:cs="Segoe UI"/>
        </w:rPr>
      </w:pPr>
    </w:p>
    <w:p w14:paraId="5F750953" w14:textId="77777777" w:rsidR="00602FA8" w:rsidRDefault="008B6628">
      <w:pPr>
        <w:pStyle w:val="Heading1"/>
        <w:jc w:val="both"/>
        <w:rPr>
          <w:rFonts w:cs="Segoe UI"/>
          <w:sz w:val="32"/>
          <w:lang w:val="en-US"/>
        </w:rPr>
      </w:pPr>
      <w:r>
        <w:rPr>
          <w:rFonts w:cs="Segoe UI"/>
          <w:sz w:val="32"/>
          <w:lang w:val="en-US"/>
        </w:rPr>
        <w:br w:type="page" w:clear="all"/>
      </w:r>
    </w:p>
    <w:p w14:paraId="5F750954" w14:textId="526D00FB" w:rsidR="00602FA8" w:rsidRDefault="008B6628" w:rsidP="31A65990">
      <w:pPr>
        <w:pStyle w:val="Heading1"/>
        <w:numPr>
          <w:ilvl w:val="0"/>
          <w:numId w:val="3"/>
        </w:numPr>
        <w:ind w:left="426" w:hanging="426"/>
        <w:jc w:val="both"/>
        <w:rPr>
          <w:rFonts w:cs="Segoe UI"/>
          <w:color w:val="002060"/>
          <w:sz w:val="24"/>
          <w:szCs w:val="24"/>
          <w:lang w:val="en-US"/>
        </w:rPr>
      </w:pPr>
      <w:proofErr w:type="spellStart"/>
      <w:r w:rsidRPr="31A65990">
        <w:rPr>
          <w:rFonts w:cs="Segoe UI"/>
          <w:color w:val="002060"/>
          <w:sz w:val="24"/>
          <w:szCs w:val="24"/>
          <w:lang w:val="en-US"/>
        </w:rPr>
        <w:lastRenderedPageBreak/>
        <w:t>Motivação</w:t>
      </w:r>
      <w:proofErr w:type="spellEnd"/>
      <w:r w:rsidRPr="31A65990">
        <w:rPr>
          <w:rFonts w:cs="Segoe UI"/>
          <w:color w:val="002060"/>
          <w:sz w:val="24"/>
          <w:szCs w:val="24"/>
          <w:lang w:val="en-US"/>
        </w:rPr>
        <w:t xml:space="preserve"> &amp; </w:t>
      </w:r>
      <w:proofErr w:type="spellStart"/>
      <w:r w:rsidRPr="31A65990">
        <w:rPr>
          <w:rFonts w:cs="Segoe UI"/>
          <w:color w:val="002060"/>
          <w:sz w:val="24"/>
          <w:szCs w:val="24"/>
          <w:lang w:val="en-US"/>
        </w:rPr>
        <w:t>Problemática</w:t>
      </w:r>
      <w:proofErr w:type="spellEnd"/>
    </w:p>
    <w:p w14:paraId="5F750955" w14:textId="229188E0" w:rsidR="00602FA8" w:rsidRDefault="54F7F935" w:rsidP="3D0B6398">
      <w:pPr>
        <w:jc w:val="both"/>
        <w:rPr>
          <w:sz w:val="20"/>
          <w:szCs w:val="20"/>
          <w:lang w:val="pt-PT"/>
        </w:rPr>
      </w:pPr>
      <w:r w:rsidRPr="31A65990">
        <w:rPr>
          <w:sz w:val="20"/>
          <w:szCs w:val="20"/>
          <w:lang w:val="pt-PT"/>
        </w:rPr>
        <w:t xml:space="preserve">A </w:t>
      </w:r>
      <w:proofErr w:type="spellStart"/>
      <w:r w:rsidRPr="31A65990">
        <w:rPr>
          <w:sz w:val="20"/>
          <w:szCs w:val="20"/>
          <w:lang w:val="pt-PT"/>
        </w:rPr>
        <w:t>INCM</w:t>
      </w:r>
      <w:proofErr w:type="spellEnd"/>
      <w:r w:rsidRPr="31A65990">
        <w:rPr>
          <w:sz w:val="20"/>
          <w:szCs w:val="20"/>
          <w:lang w:val="pt-PT"/>
        </w:rPr>
        <w:t>, enquanto fornecedor líder de soluções Sistema de Produção</w:t>
      </w:r>
      <w:r w:rsidR="608B19FF" w:rsidRPr="31A65990">
        <w:rPr>
          <w:sz w:val="20"/>
          <w:szCs w:val="20"/>
          <w:lang w:val="pt-PT"/>
        </w:rPr>
        <w:t xml:space="preserve"> </w:t>
      </w:r>
      <w:r w:rsidR="608B19FF" w:rsidRPr="31A65990">
        <w:rPr>
          <w:i/>
          <w:iCs/>
          <w:sz w:val="20"/>
          <w:szCs w:val="20"/>
          <w:lang w:val="pt-PT"/>
        </w:rPr>
        <w:t>(</w:t>
      </w:r>
      <w:proofErr w:type="spellStart"/>
      <w:r w:rsidR="608B19FF" w:rsidRPr="31A65990">
        <w:rPr>
          <w:i/>
          <w:iCs/>
          <w:sz w:val="20"/>
          <w:szCs w:val="20"/>
          <w:lang w:val="pt-PT"/>
        </w:rPr>
        <w:t>Manufacturing</w:t>
      </w:r>
      <w:proofErr w:type="spellEnd"/>
      <w:r w:rsidR="608B19FF" w:rsidRPr="31A65990">
        <w:rPr>
          <w:i/>
          <w:iCs/>
          <w:sz w:val="20"/>
          <w:szCs w:val="20"/>
          <w:lang w:val="pt-PT"/>
        </w:rPr>
        <w:t xml:space="preserve"> </w:t>
      </w:r>
      <w:proofErr w:type="spellStart"/>
      <w:r w:rsidR="608B19FF" w:rsidRPr="31A65990">
        <w:rPr>
          <w:i/>
          <w:iCs/>
          <w:sz w:val="20"/>
          <w:szCs w:val="20"/>
          <w:lang w:val="pt-PT"/>
        </w:rPr>
        <w:t>Resource</w:t>
      </w:r>
      <w:proofErr w:type="spellEnd"/>
      <w:r w:rsidR="608B19FF" w:rsidRPr="31A65990">
        <w:rPr>
          <w:i/>
          <w:iCs/>
          <w:sz w:val="20"/>
          <w:szCs w:val="20"/>
          <w:lang w:val="pt-PT"/>
        </w:rPr>
        <w:t xml:space="preserve"> </w:t>
      </w:r>
      <w:proofErr w:type="spellStart"/>
      <w:r w:rsidR="608B19FF" w:rsidRPr="31A65990">
        <w:rPr>
          <w:i/>
          <w:iCs/>
          <w:sz w:val="20"/>
          <w:szCs w:val="20"/>
          <w:lang w:val="pt-PT"/>
        </w:rPr>
        <w:t>Planning</w:t>
      </w:r>
      <w:proofErr w:type="spellEnd"/>
      <w:r w:rsidR="608B19FF" w:rsidRPr="31A65990">
        <w:rPr>
          <w:i/>
          <w:iCs/>
          <w:sz w:val="20"/>
          <w:szCs w:val="20"/>
          <w:lang w:val="pt-PT"/>
        </w:rPr>
        <w:t>)</w:t>
      </w:r>
      <w:r w:rsidRPr="31A65990">
        <w:rPr>
          <w:sz w:val="20"/>
          <w:szCs w:val="20"/>
          <w:lang w:val="pt-PT"/>
        </w:rPr>
        <w:t xml:space="preserve"> na Europa, gere grandes volumes de dados tabulares estruturados</w:t>
      </w:r>
      <w:r w:rsidR="4886D465" w:rsidRPr="31A65990">
        <w:rPr>
          <w:sz w:val="20"/>
          <w:szCs w:val="20"/>
          <w:lang w:val="pt-PT"/>
        </w:rPr>
        <w:t xml:space="preserve">, nomeadamente nas áreas </w:t>
      </w:r>
      <w:r w:rsidRPr="31A65990">
        <w:rPr>
          <w:sz w:val="20"/>
          <w:szCs w:val="20"/>
          <w:lang w:val="pt-PT"/>
        </w:rPr>
        <w:t>financeir</w:t>
      </w:r>
      <w:r w:rsidR="361A0A4E" w:rsidRPr="31A65990">
        <w:rPr>
          <w:sz w:val="20"/>
          <w:szCs w:val="20"/>
          <w:lang w:val="pt-PT"/>
        </w:rPr>
        <w:t>a</w:t>
      </w:r>
      <w:r w:rsidRPr="31A65990">
        <w:rPr>
          <w:sz w:val="20"/>
          <w:szCs w:val="20"/>
          <w:lang w:val="pt-PT"/>
        </w:rPr>
        <w:t xml:space="preserve">, </w:t>
      </w:r>
      <w:r w:rsidR="361A0A4E" w:rsidRPr="31A65990">
        <w:rPr>
          <w:sz w:val="20"/>
          <w:szCs w:val="20"/>
          <w:lang w:val="pt-PT"/>
        </w:rPr>
        <w:t>de recursos humanos</w:t>
      </w:r>
      <w:r w:rsidRPr="31A65990">
        <w:rPr>
          <w:sz w:val="20"/>
          <w:szCs w:val="20"/>
          <w:lang w:val="pt-PT"/>
        </w:rPr>
        <w:t>, comercia</w:t>
      </w:r>
      <w:r w:rsidR="361A0A4E" w:rsidRPr="31A65990">
        <w:rPr>
          <w:sz w:val="20"/>
          <w:szCs w:val="20"/>
          <w:lang w:val="pt-PT"/>
        </w:rPr>
        <w:t>l e</w:t>
      </w:r>
      <w:r w:rsidRPr="31A65990">
        <w:rPr>
          <w:sz w:val="20"/>
          <w:szCs w:val="20"/>
          <w:lang w:val="pt-PT"/>
        </w:rPr>
        <w:t xml:space="preserve"> logístic</w:t>
      </w:r>
      <w:r w:rsidR="361A0A4E" w:rsidRPr="31A65990">
        <w:rPr>
          <w:sz w:val="20"/>
          <w:szCs w:val="20"/>
          <w:lang w:val="pt-PT"/>
        </w:rPr>
        <w:t>a</w:t>
      </w:r>
      <w:r w:rsidRPr="31A65990">
        <w:rPr>
          <w:sz w:val="20"/>
          <w:szCs w:val="20"/>
          <w:lang w:val="pt-PT"/>
        </w:rPr>
        <w:t xml:space="preserve">. Os modelos de IA tradicionais </w:t>
      </w:r>
      <w:r w:rsidR="1F895B97" w:rsidRPr="31A65990">
        <w:rPr>
          <w:sz w:val="20"/>
          <w:szCs w:val="20"/>
          <w:lang w:val="pt-PT"/>
        </w:rPr>
        <w:t xml:space="preserve">aplicados a </w:t>
      </w:r>
      <w:r w:rsidRPr="31A65990">
        <w:rPr>
          <w:sz w:val="20"/>
          <w:szCs w:val="20"/>
          <w:lang w:val="pt-PT"/>
        </w:rPr>
        <w:t xml:space="preserve">dados tabulares </w:t>
      </w:r>
      <w:r w:rsidR="1F895B97" w:rsidRPr="31A65990">
        <w:rPr>
          <w:sz w:val="20"/>
          <w:szCs w:val="20"/>
          <w:lang w:val="pt-PT"/>
        </w:rPr>
        <w:t xml:space="preserve">exigem </w:t>
      </w:r>
      <w:r w:rsidRPr="31A65990">
        <w:rPr>
          <w:sz w:val="20"/>
          <w:szCs w:val="20"/>
          <w:lang w:val="pt-PT"/>
        </w:rPr>
        <w:t xml:space="preserve">treino específico </w:t>
      </w:r>
      <w:r w:rsidR="2ABC9BE6" w:rsidRPr="31A65990">
        <w:rPr>
          <w:sz w:val="20"/>
          <w:szCs w:val="20"/>
          <w:lang w:val="pt-PT"/>
        </w:rPr>
        <w:t xml:space="preserve">para cada </w:t>
      </w:r>
      <w:r w:rsidRPr="31A65990">
        <w:rPr>
          <w:sz w:val="20"/>
          <w:szCs w:val="20"/>
          <w:lang w:val="pt-PT"/>
        </w:rPr>
        <w:t xml:space="preserve">caso de uso, o que implica custos significativos </w:t>
      </w:r>
      <w:r w:rsidR="2ABC9BE6" w:rsidRPr="31A65990">
        <w:rPr>
          <w:sz w:val="20"/>
          <w:szCs w:val="20"/>
          <w:lang w:val="pt-PT"/>
        </w:rPr>
        <w:t>ao nível da</w:t>
      </w:r>
      <w:r w:rsidR="0298C22A" w:rsidRPr="31A65990">
        <w:rPr>
          <w:sz w:val="20"/>
          <w:szCs w:val="20"/>
          <w:lang w:val="pt-PT"/>
        </w:rPr>
        <w:t xml:space="preserve"> </w:t>
      </w:r>
      <w:proofErr w:type="spellStart"/>
      <w:r w:rsidR="0298C22A" w:rsidRPr="31A65990">
        <w:rPr>
          <w:i/>
          <w:iCs/>
          <w:sz w:val="20"/>
          <w:szCs w:val="20"/>
          <w:lang w:val="pt-PT"/>
        </w:rPr>
        <w:t>feature</w:t>
      </w:r>
      <w:proofErr w:type="spellEnd"/>
      <w:r w:rsidR="0298C22A" w:rsidRPr="31A65990">
        <w:rPr>
          <w:i/>
          <w:iCs/>
          <w:sz w:val="20"/>
          <w:szCs w:val="20"/>
          <w:lang w:val="pt-PT"/>
        </w:rPr>
        <w:t xml:space="preserve"> </w:t>
      </w:r>
      <w:proofErr w:type="spellStart"/>
      <w:r w:rsidR="0298C22A" w:rsidRPr="31A65990">
        <w:rPr>
          <w:i/>
          <w:iCs/>
          <w:sz w:val="20"/>
          <w:szCs w:val="20"/>
          <w:lang w:val="pt-PT"/>
        </w:rPr>
        <w:t>engineering</w:t>
      </w:r>
      <w:proofErr w:type="spellEnd"/>
      <w:r w:rsidRPr="31A65990">
        <w:rPr>
          <w:sz w:val="20"/>
          <w:szCs w:val="20"/>
          <w:lang w:val="pt-PT"/>
        </w:rPr>
        <w:t xml:space="preserve">, </w:t>
      </w:r>
      <w:r w:rsidR="57208414" w:rsidRPr="31A65990">
        <w:rPr>
          <w:sz w:val="20"/>
          <w:szCs w:val="20"/>
          <w:lang w:val="pt-PT"/>
        </w:rPr>
        <w:t xml:space="preserve">do </w:t>
      </w:r>
      <w:r w:rsidRPr="31A65990">
        <w:rPr>
          <w:sz w:val="20"/>
          <w:szCs w:val="20"/>
          <w:lang w:val="pt-PT"/>
        </w:rPr>
        <w:t>treino e</w:t>
      </w:r>
      <w:r w:rsidR="57208414" w:rsidRPr="31A65990">
        <w:rPr>
          <w:sz w:val="20"/>
          <w:szCs w:val="20"/>
          <w:lang w:val="pt-PT"/>
        </w:rPr>
        <w:t xml:space="preserve"> da</w:t>
      </w:r>
      <w:r w:rsidRPr="31A65990">
        <w:rPr>
          <w:sz w:val="20"/>
          <w:szCs w:val="20"/>
          <w:lang w:val="pt-PT"/>
        </w:rPr>
        <w:t xml:space="preserve"> manutenção. Os Modelos </w:t>
      </w:r>
      <w:r w:rsidR="3B04D42D" w:rsidRPr="31A65990">
        <w:rPr>
          <w:sz w:val="20"/>
          <w:szCs w:val="20"/>
          <w:lang w:val="pt-PT"/>
        </w:rPr>
        <w:t xml:space="preserve">Fundacionais </w:t>
      </w:r>
      <w:r w:rsidRPr="31A65990">
        <w:rPr>
          <w:sz w:val="20"/>
          <w:szCs w:val="20"/>
          <w:lang w:val="pt-PT"/>
        </w:rPr>
        <w:t>Tabulares (</w:t>
      </w:r>
      <w:proofErr w:type="spellStart"/>
      <w:r w:rsidRPr="31A65990">
        <w:rPr>
          <w:sz w:val="20"/>
          <w:szCs w:val="20"/>
          <w:lang w:val="pt-PT"/>
        </w:rPr>
        <w:t>TFMs</w:t>
      </w:r>
      <w:proofErr w:type="spellEnd"/>
      <w:r w:rsidRPr="31A65990">
        <w:rPr>
          <w:sz w:val="20"/>
          <w:szCs w:val="20"/>
          <w:lang w:val="pt-PT"/>
        </w:rPr>
        <w:t xml:space="preserve">), como o OPC UA, </w:t>
      </w:r>
      <w:proofErr w:type="spellStart"/>
      <w:r w:rsidRPr="31A65990">
        <w:rPr>
          <w:sz w:val="20"/>
          <w:szCs w:val="20"/>
          <w:lang w:val="pt-PT"/>
        </w:rPr>
        <w:t>Python Framework para Dados Históricos</w:t>
      </w:r>
      <w:proofErr w:type="spellEnd"/>
      <w:r w:rsidRPr="31A65990">
        <w:rPr>
          <w:sz w:val="20"/>
          <w:szCs w:val="20"/>
          <w:lang w:val="pt-PT"/>
        </w:rPr>
        <w:t xml:space="preserve"> e </w:t>
      </w:r>
      <w:proofErr w:type="spellStart"/>
      <w:r w:rsidRPr="31A65990">
        <w:rPr>
          <w:sz w:val="20"/>
          <w:szCs w:val="20"/>
          <w:lang w:val="pt-PT"/>
        </w:rPr>
        <w:t>Dashboard Offline com Interface de Linha de Comando</w:t>
      </w:r>
      <w:proofErr w:type="spellEnd"/>
      <w:r w:rsidRPr="31A65990">
        <w:rPr>
          <w:sz w:val="20"/>
          <w:szCs w:val="20"/>
          <w:lang w:val="pt-PT"/>
        </w:rPr>
        <w:t>,</w:t>
      </w:r>
      <w:r w:rsidR="0924F3EE" w:rsidRPr="31A65990">
        <w:rPr>
          <w:sz w:val="20"/>
          <w:szCs w:val="20"/>
          <w:lang w:val="pt-PT"/>
        </w:rPr>
        <w:t xml:space="preserve"> surgem </w:t>
      </w:r>
      <w:r w:rsidR="36CA831F" w:rsidRPr="31A65990">
        <w:rPr>
          <w:sz w:val="20"/>
          <w:szCs w:val="20"/>
          <w:lang w:val="pt-PT"/>
        </w:rPr>
        <w:t>como uma potencial transformação desta abordagem</w:t>
      </w:r>
      <w:r w:rsidR="61B9D5FA" w:rsidRPr="31A65990">
        <w:rPr>
          <w:sz w:val="20"/>
          <w:szCs w:val="20"/>
          <w:lang w:val="pt-PT"/>
        </w:rPr>
        <w:t xml:space="preserve">, ao recorrerem a </w:t>
      </w:r>
      <w:proofErr w:type="spellStart"/>
      <w:r w:rsidRPr="31A65990">
        <w:rPr>
          <w:i/>
          <w:iCs/>
          <w:sz w:val="20"/>
          <w:szCs w:val="20"/>
          <w:lang w:val="pt-PT"/>
        </w:rPr>
        <w:t>in-context</w:t>
      </w:r>
      <w:proofErr w:type="spellEnd"/>
      <w:r w:rsidRPr="31A65990">
        <w:rPr>
          <w:i/>
          <w:iCs/>
          <w:sz w:val="20"/>
          <w:szCs w:val="20"/>
          <w:lang w:val="pt-PT"/>
        </w:rPr>
        <w:t xml:space="preserve"> </w:t>
      </w:r>
      <w:proofErr w:type="spellStart"/>
      <w:r w:rsidRPr="31A65990">
        <w:rPr>
          <w:i/>
          <w:iCs/>
          <w:sz w:val="20"/>
          <w:szCs w:val="20"/>
          <w:lang w:val="pt-PT"/>
        </w:rPr>
        <w:t>learning</w:t>
      </w:r>
      <w:proofErr w:type="spellEnd"/>
      <w:r w:rsidRPr="31A65990">
        <w:rPr>
          <w:sz w:val="20"/>
          <w:szCs w:val="20"/>
          <w:lang w:val="pt-PT"/>
        </w:rPr>
        <w:t xml:space="preserve">, </w:t>
      </w:r>
      <w:r w:rsidR="61B9D5FA" w:rsidRPr="31A65990">
        <w:rPr>
          <w:sz w:val="20"/>
          <w:szCs w:val="20"/>
          <w:lang w:val="pt-PT"/>
        </w:rPr>
        <w:t>dispensando</w:t>
      </w:r>
      <w:r w:rsidRPr="31A65990">
        <w:rPr>
          <w:sz w:val="20"/>
          <w:szCs w:val="20"/>
          <w:lang w:val="pt-PT"/>
        </w:rPr>
        <w:t xml:space="preserve"> treino específico e permitindo</w:t>
      </w:r>
      <w:r w:rsidR="22E267E0" w:rsidRPr="31A65990">
        <w:rPr>
          <w:sz w:val="20"/>
          <w:szCs w:val="20"/>
          <w:lang w:val="pt-PT"/>
        </w:rPr>
        <w:t xml:space="preserve"> gerar</w:t>
      </w:r>
      <w:r w:rsidRPr="31A65990">
        <w:rPr>
          <w:sz w:val="20"/>
          <w:szCs w:val="20"/>
          <w:lang w:val="pt-PT"/>
        </w:rPr>
        <w:t xml:space="preserve"> previsões </w:t>
      </w:r>
      <w:r w:rsidR="22E267E0" w:rsidRPr="31A65990">
        <w:rPr>
          <w:sz w:val="20"/>
          <w:szCs w:val="20"/>
          <w:lang w:val="pt-PT"/>
        </w:rPr>
        <w:t xml:space="preserve">de forma </w:t>
      </w:r>
      <w:r w:rsidRPr="31A65990">
        <w:rPr>
          <w:sz w:val="20"/>
          <w:szCs w:val="20"/>
          <w:lang w:val="pt-PT"/>
        </w:rPr>
        <w:t xml:space="preserve">imediata. Este projeto </w:t>
      </w:r>
      <w:r w:rsidR="22E267E0" w:rsidRPr="31A65990">
        <w:rPr>
          <w:sz w:val="20"/>
          <w:szCs w:val="20"/>
          <w:lang w:val="pt-PT"/>
        </w:rPr>
        <w:t xml:space="preserve">tem como objetivo </w:t>
      </w:r>
      <w:r w:rsidRPr="31A65990">
        <w:rPr>
          <w:sz w:val="20"/>
          <w:szCs w:val="20"/>
          <w:lang w:val="pt-PT"/>
        </w:rPr>
        <w:t xml:space="preserve">avaliar se estas tecnologias podem ser integradas nas operações da </w:t>
      </w:r>
      <w:proofErr w:type="spellStart"/>
      <w:r w:rsidRPr="31A65990">
        <w:rPr>
          <w:sz w:val="20"/>
          <w:szCs w:val="20"/>
          <w:lang w:val="pt-PT"/>
        </w:rPr>
        <w:t>INCM</w:t>
      </w:r>
      <w:proofErr w:type="spellEnd"/>
      <w:r w:rsidR="38BE98A8" w:rsidRPr="31A65990">
        <w:rPr>
          <w:sz w:val="20"/>
          <w:szCs w:val="20"/>
          <w:lang w:val="pt-PT"/>
        </w:rPr>
        <w:t>, com vista a aumentar</w:t>
      </w:r>
      <w:r w:rsidRPr="31A65990">
        <w:rPr>
          <w:sz w:val="20"/>
          <w:szCs w:val="20"/>
          <w:lang w:val="pt-PT"/>
        </w:rPr>
        <w:t xml:space="preserve"> a eficiência e </w:t>
      </w:r>
      <w:r w:rsidR="38BE98A8" w:rsidRPr="31A65990">
        <w:rPr>
          <w:sz w:val="20"/>
          <w:szCs w:val="20"/>
          <w:lang w:val="pt-PT"/>
        </w:rPr>
        <w:t xml:space="preserve">a </w:t>
      </w:r>
      <w:r w:rsidRPr="31A65990">
        <w:rPr>
          <w:sz w:val="20"/>
          <w:szCs w:val="20"/>
          <w:lang w:val="pt-PT"/>
        </w:rPr>
        <w:t>reduzir custos.</w:t>
      </w:r>
    </w:p>
    <w:p w14:paraId="5F750956" w14:textId="77777777" w:rsidR="00602FA8" w:rsidRPr="009A40FA" w:rsidRDefault="00602FA8">
      <w:pPr>
        <w:jc w:val="both"/>
        <w:rPr>
          <w:sz w:val="20"/>
          <w:lang w:val="pt-PT"/>
        </w:rPr>
      </w:pPr>
    </w:p>
    <w:p w14:paraId="5F750957" w14:textId="77777777" w:rsidR="00602FA8" w:rsidRDefault="008B6628">
      <w:pPr>
        <w:pStyle w:val="Heading1"/>
        <w:numPr>
          <w:ilvl w:val="0"/>
          <w:numId w:val="3"/>
        </w:numPr>
        <w:ind w:left="426" w:hanging="426"/>
        <w:jc w:val="both"/>
        <w:rPr>
          <w:rFonts w:cs="Segoe UI"/>
          <w:color w:val="002060"/>
          <w:sz w:val="24"/>
          <w:lang w:val="en-US"/>
        </w:rPr>
      </w:pPr>
      <w:proofErr w:type="spellStart"/>
      <w:r>
        <w:rPr>
          <w:rFonts w:cs="Segoe UI"/>
          <w:color w:val="002060"/>
          <w:sz w:val="24"/>
          <w:lang w:val="en-US"/>
        </w:rPr>
        <w:t>Resultados</w:t>
      </w:r>
      <w:proofErr w:type="spellEnd"/>
      <w:r>
        <w:rPr>
          <w:rFonts w:cs="Segoe UI"/>
          <w:color w:val="002060"/>
          <w:sz w:val="24"/>
          <w:lang w:val="en-US"/>
        </w:rPr>
        <w:t xml:space="preserve"> </w:t>
      </w:r>
      <w:proofErr w:type="spellStart"/>
      <w:r>
        <w:rPr>
          <w:rFonts w:cs="Segoe UI"/>
          <w:color w:val="002060"/>
          <w:sz w:val="24"/>
          <w:lang w:val="en-US"/>
        </w:rPr>
        <w:t>Tecnológicos</w:t>
      </w:r>
      <w:proofErr w:type="spellEnd"/>
      <w:r>
        <w:rPr>
          <w:rFonts w:cs="Segoe UI"/>
          <w:color w:val="002060"/>
          <w:sz w:val="24"/>
          <w:lang w:val="en-US"/>
        </w:rPr>
        <w:t xml:space="preserve"> </w:t>
      </w:r>
      <w:proofErr w:type="spellStart"/>
      <w:r>
        <w:rPr>
          <w:rFonts w:cs="Segoe UI"/>
          <w:color w:val="002060"/>
          <w:sz w:val="24"/>
          <w:lang w:val="en-US"/>
        </w:rPr>
        <w:t>Esperados</w:t>
      </w:r>
      <w:proofErr w:type="spellEnd"/>
    </w:p>
    <w:p w14:paraId="5F750959" w14:textId="7DB56966" w:rsidR="00602FA8" w:rsidRPr="0074175B" w:rsidRDefault="54F7F935" w:rsidP="31A65990">
      <w:pPr>
        <w:jc w:val="both"/>
        <w:rPr>
          <w:sz w:val="20"/>
          <w:szCs w:val="20"/>
          <w:lang w:val="pt-PT"/>
        </w:rPr>
      </w:pPr>
      <w:r w:rsidRPr="31A65990">
        <w:rPr>
          <w:sz w:val="20"/>
          <w:szCs w:val="20"/>
          <w:lang w:val="pt-PT"/>
        </w:rPr>
        <w:t xml:space="preserve">O projeto </w:t>
      </w:r>
      <w:r w:rsidR="1F27D533" w:rsidRPr="31A65990">
        <w:rPr>
          <w:sz w:val="20"/>
          <w:szCs w:val="20"/>
          <w:lang w:val="pt-PT"/>
        </w:rPr>
        <w:t>tem como objetivo</w:t>
      </w:r>
      <w:r w:rsidRPr="31A65990">
        <w:rPr>
          <w:sz w:val="20"/>
          <w:szCs w:val="20"/>
          <w:lang w:val="pt-PT"/>
        </w:rPr>
        <w:t xml:space="preserve"> desenvolver uma Prova de Conceito (</w:t>
      </w:r>
      <w:proofErr w:type="spellStart"/>
      <w:r w:rsidRPr="31A65990">
        <w:rPr>
          <w:sz w:val="20"/>
          <w:szCs w:val="20"/>
          <w:lang w:val="pt-PT"/>
        </w:rPr>
        <w:t>MVP</w:t>
      </w:r>
      <w:proofErr w:type="spellEnd"/>
      <w:r w:rsidRPr="31A65990">
        <w:rPr>
          <w:sz w:val="20"/>
          <w:szCs w:val="20"/>
          <w:lang w:val="pt-PT"/>
        </w:rPr>
        <w:t>)</w:t>
      </w:r>
      <w:ins w:id="2" w:author="Marta Henriques Gonçalves" w:date="2026-05-13T15:48:00Z">
        <w:r w:rsidR="00D116DD">
          <w:rPr>
            <w:sz w:val="20"/>
            <w:szCs w:val="20"/>
            <w:lang w:val="pt-PT"/>
          </w:rPr>
          <w:t xml:space="preserve"> </w:t>
        </w:r>
      </w:ins>
      <w:del w:id="3" w:author="Marta Henriques Gonçalves" w:date="2026-05-13T15:48:00Z">
        <w:r w:rsidR="1F27D533" w:rsidRPr="31A65990" w:rsidDel="00D116DD">
          <w:rPr>
            <w:sz w:val="20"/>
            <w:szCs w:val="20"/>
            <w:lang w:val="pt-PT"/>
          </w:rPr>
          <w:delText>,</w:delText>
        </w:r>
        <w:r w:rsidRPr="31A65990">
          <w:rPr>
            <w:sz w:val="20"/>
            <w:szCs w:val="20"/>
            <w:lang w:val="pt-PT"/>
          </w:rPr>
          <w:delText xml:space="preserve"> validada e demonstrada em ambiente laboratorial </w:delText>
        </w:r>
      </w:del>
      <w:r w:rsidRPr="31A65990">
        <w:rPr>
          <w:sz w:val="20"/>
          <w:szCs w:val="20"/>
          <w:lang w:val="pt-PT"/>
        </w:rPr>
        <w:t xml:space="preserve">(TRL </w:t>
      </w:r>
      <w:del w:id="4" w:author="Marta Henriques Gonçalves" w:date="2026-05-13T15:47:00Z">
        <w:r w:rsidRPr="31A65990">
          <w:rPr>
            <w:sz w:val="20"/>
            <w:szCs w:val="20"/>
            <w:lang w:val="pt-PT"/>
          </w:rPr>
          <w:delText>4</w:delText>
        </w:r>
      </w:del>
      <w:ins w:id="5" w:author="Marta Henriques Gonçalves" w:date="2026-05-13T15:47:00Z">
        <w:r w:rsidR="00A069BE">
          <w:rPr>
            <w:sz w:val="20"/>
            <w:szCs w:val="20"/>
            <w:lang w:val="pt-PT"/>
          </w:rPr>
          <w:t>3</w:t>
        </w:r>
      </w:ins>
      <w:r w:rsidRPr="31A65990">
        <w:rPr>
          <w:sz w:val="20"/>
          <w:szCs w:val="20"/>
          <w:lang w:val="pt-PT"/>
        </w:rPr>
        <w:t xml:space="preserve">), com base em Modelos </w:t>
      </w:r>
      <w:r w:rsidR="010B2883" w:rsidRPr="31A65990">
        <w:rPr>
          <w:sz w:val="20"/>
          <w:szCs w:val="20"/>
          <w:lang w:val="pt-PT"/>
        </w:rPr>
        <w:t xml:space="preserve">Fundacionais </w:t>
      </w:r>
      <w:r w:rsidRPr="31A65990">
        <w:rPr>
          <w:sz w:val="20"/>
          <w:szCs w:val="20"/>
          <w:lang w:val="pt-PT"/>
        </w:rPr>
        <w:t>Tabulares</w:t>
      </w:r>
      <w:r w:rsidR="4AD9E88C" w:rsidRPr="31A65990">
        <w:rPr>
          <w:sz w:val="20"/>
          <w:szCs w:val="20"/>
          <w:lang w:val="pt-PT"/>
        </w:rPr>
        <w:t xml:space="preserve"> - nomeadamente </w:t>
      </w:r>
      <w:r w:rsidRPr="31A65990">
        <w:rPr>
          <w:sz w:val="20"/>
          <w:szCs w:val="20"/>
          <w:lang w:val="pt-PT"/>
        </w:rPr>
        <w:t xml:space="preserve">OPC UA - Protocolo Industrial de Comunicação, </w:t>
      </w:r>
      <w:proofErr w:type="spellStart"/>
      <w:r w:rsidRPr="31A65990">
        <w:rPr>
          <w:sz w:val="20"/>
          <w:szCs w:val="20"/>
          <w:lang w:val="pt-PT"/>
        </w:rPr>
        <w:t>Python Framework para Dados Históricos</w:t>
      </w:r>
      <w:proofErr w:type="spellEnd"/>
      <w:r w:rsidRPr="31A65990">
        <w:rPr>
          <w:sz w:val="20"/>
          <w:szCs w:val="20"/>
          <w:lang w:val="pt-PT"/>
        </w:rPr>
        <w:t xml:space="preserve"> v2.5 e </w:t>
      </w:r>
      <w:proofErr w:type="spellStart"/>
      <w:r w:rsidRPr="31A65990">
        <w:rPr>
          <w:sz w:val="20"/>
          <w:szCs w:val="20"/>
          <w:lang w:val="pt-PT"/>
        </w:rPr>
        <w:t>Dashboard Offline com Interface de Linha de Comando</w:t>
      </w:r>
      <w:proofErr w:type="spellEnd"/>
      <w:r w:rsidRPr="31A65990">
        <w:rPr>
          <w:sz w:val="20"/>
          <w:szCs w:val="20"/>
          <w:lang w:val="pt-PT"/>
        </w:rPr>
        <w:t xml:space="preserve"> v2)</w:t>
      </w:r>
      <w:r w:rsidR="368A6E80" w:rsidRPr="31A65990">
        <w:rPr>
          <w:sz w:val="20"/>
          <w:szCs w:val="20"/>
          <w:lang w:val="pt-PT"/>
        </w:rPr>
        <w:t xml:space="preserve"> -</w:t>
      </w:r>
      <w:r w:rsidRPr="31A65990">
        <w:rPr>
          <w:sz w:val="20"/>
          <w:szCs w:val="20"/>
          <w:lang w:val="pt-PT"/>
        </w:rPr>
        <w:t xml:space="preserve">, capaz de realizar </w:t>
      </w:r>
      <w:r w:rsidR="368A6E80" w:rsidRPr="31A65990">
        <w:rPr>
          <w:sz w:val="20"/>
          <w:szCs w:val="20"/>
          <w:lang w:val="pt-PT"/>
        </w:rPr>
        <w:t xml:space="preserve">tarefas de </w:t>
      </w:r>
      <w:r w:rsidRPr="31A65990">
        <w:rPr>
          <w:sz w:val="20"/>
          <w:szCs w:val="20"/>
          <w:lang w:val="pt-PT"/>
        </w:rPr>
        <w:t>previs</w:t>
      </w:r>
      <w:r w:rsidR="368A6E80" w:rsidRPr="31A65990">
        <w:rPr>
          <w:sz w:val="20"/>
          <w:szCs w:val="20"/>
          <w:lang w:val="pt-PT"/>
        </w:rPr>
        <w:t>ão</w:t>
      </w:r>
      <w:r w:rsidRPr="31A65990">
        <w:rPr>
          <w:sz w:val="20"/>
          <w:szCs w:val="20"/>
          <w:lang w:val="pt-PT"/>
        </w:rPr>
        <w:t xml:space="preserve"> e classificações sobre dados tabulares estruturados </w:t>
      </w:r>
      <w:r w:rsidR="36AA8A36" w:rsidRPr="31A65990">
        <w:rPr>
          <w:sz w:val="20"/>
          <w:szCs w:val="20"/>
          <w:lang w:val="pt-PT"/>
        </w:rPr>
        <w:t>provenientes</w:t>
      </w:r>
      <w:r w:rsidR="1542EC35" w:rsidRPr="31A65990">
        <w:rPr>
          <w:sz w:val="20"/>
          <w:szCs w:val="20"/>
          <w:lang w:val="pt-PT"/>
        </w:rPr>
        <w:t xml:space="preserve"> </w:t>
      </w:r>
      <w:r w:rsidRPr="31A65990">
        <w:rPr>
          <w:sz w:val="20"/>
          <w:szCs w:val="20"/>
          <w:lang w:val="pt-PT"/>
        </w:rPr>
        <w:t>de</w:t>
      </w:r>
      <w:r w:rsidR="1542EC35" w:rsidRPr="31A65990">
        <w:rPr>
          <w:sz w:val="20"/>
          <w:szCs w:val="20"/>
          <w:lang w:val="pt-PT"/>
        </w:rPr>
        <w:t xml:space="preserve"> sistemas</w:t>
      </w:r>
      <w:r w:rsidRPr="31A65990">
        <w:rPr>
          <w:sz w:val="20"/>
          <w:szCs w:val="20"/>
          <w:lang w:val="pt-PT"/>
        </w:rPr>
        <w:t xml:space="preserve"> Sistema de Produção (</w:t>
      </w:r>
      <w:r w:rsidR="1542EC35" w:rsidRPr="31A65990">
        <w:rPr>
          <w:sz w:val="20"/>
          <w:szCs w:val="20"/>
          <w:lang w:val="pt-PT"/>
        </w:rPr>
        <w:t xml:space="preserve">conforme </w:t>
      </w:r>
      <w:r w:rsidRPr="31A65990">
        <w:rPr>
          <w:sz w:val="20"/>
          <w:szCs w:val="20"/>
          <w:lang w:val="pt-PT"/>
        </w:rPr>
        <w:t xml:space="preserve">detalhado na secção 4). </w:t>
      </w:r>
      <w:r w:rsidR="340ABDE2" w:rsidRPr="31A65990">
        <w:rPr>
          <w:sz w:val="20"/>
          <w:szCs w:val="20"/>
          <w:lang w:val="pt-PT"/>
        </w:rPr>
        <w:t>Neste âmbito</w:t>
      </w:r>
      <w:r w:rsidR="4AD9E88C" w:rsidRPr="31A65990">
        <w:rPr>
          <w:sz w:val="20"/>
          <w:szCs w:val="20"/>
          <w:lang w:val="pt-PT"/>
        </w:rPr>
        <w:t>, prevê-se</w:t>
      </w:r>
      <w:r w:rsidR="340ABDE2" w:rsidRPr="31A65990">
        <w:rPr>
          <w:sz w:val="20"/>
          <w:szCs w:val="20"/>
          <w:lang w:val="pt-PT"/>
        </w:rPr>
        <w:t xml:space="preserve"> </w:t>
      </w:r>
      <w:r w:rsidRPr="31A65990">
        <w:rPr>
          <w:sz w:val="20"/>
          <w:szCs w:val="20"/>
          <w:lang w:val="pt-PT"/>
        </w:rPr>
        <w:t>que:</w:t>
      </w:r>
    </w:p>
    <w:p w14:paraId="5F75095A" w14:textId="29584B22" w:rsidR="00602FA8" w:rsidRDefault="54F7F935" w:rsidP="391615AB">
      <w:pPr>
        <w:pStyle w:val="ListParagraph"/>
        <w:numPr>
          <w:ilvl w:val="0"/>
          <w:numId w:val="1"/>
        </w:numPr>
        <w:jc w:val="both"/>
        <w:rPr>
          <w:sz w:val="20"/>
          <w:szCs w:val="20"/>
        </w:rPr>
      </w:pPr>
      <w:r w:rsidRPr="391615AB">
        <w:rPr>
          <w:sz w:val="20"/>
          <w:szCs w:val="20"/>
          <w:lang w:val="en-US"/>
        </w:rPr>
        <w:t xml:space="preserve">O DTx </w:t>
      </w:r>
      <w:proofErr w:type="spellStart"/>
      <w:r w:rsidRPr="391615AB">
        <w:rPr>
          <w:sz w:val="20"/>
          <w:szCs w:val="20"/>
          <w:lang w:val="en-US"/>
        </w:rPr>
        <w:t>desenvolv</w:t>
      </w:r>
      <w:r w:rsidR="4AD9E88C" w:rsidRPr="391615AB">
        <w:rPr>
          <w:sz w:val="20"/>
          <w:szCs w:val="20"/>
          <w:lang w:val="en-US"/>
        </w:rPr>
        <w:t>a</w:t>
      </w:r>
      <w:proofErr w:type="spellEnd"/>
      <w:r w:rsidRPr="391615AB">
        <w:rPr>
          <w:sz w:val="20"/>
          <w:szCs w:val="20"/>
          <w:lang w:val="en-US"/>
        </w:rPr>
        <w:t>:</w:t>
      </w:r>
    </w:p>
    <w:p w14:paraId="5F75095B" w14:textId="24C63D49" w:rsidR="00602FA8" w:rsidRPr="009A40FA" w:rsidRDefault="54F7F935" w:rsidP="391615AB">
      <w:pPr>
        <w:pStyle w:val="ListParagraph"/>
        <w:numPr>
          <w:ilvl w:val="1"/>
          <w:numId w:val="1"/>
        </w:numPr>
        <w:jc w:val="both"/>
        <w:rPr>
          <w:sz w:val="20"/>
          <w:szCs w:val="20"/>
          <w:lang w:val="pt-PT"/>
        </w:rPr>
      </w:pPr>
      <w:r w:rsidRPr="31A65990">
        <w:rPr>
          <w:sz w:val="20"/>
          <w:szCs w:val="20"/>
          <w:lang w:val="pt-PT"/>
        </w:rPr>
        <w:t>Uma aplicação</w:t>
      </w:r>
      <w:r w:rsidR="5F236242" w:rsidRPr="31A65990">
        <w:rPr>
          <w:sz w:val="20"/>
          <w:szCs w:val="20"/>
          <w:lang w:val="pt-PT"/>
        </w:rPr>
        <w:t xml:space="preserve"> modelar em</w:t>
      </w:r>
      <w:r w:rsidRPr="31A65990">
        <w:rPr>
          <w:sz w:val="20"/>
          <w:szCs w:val="20"/>
          <w:lang w:val="pt-PT"/>
        </w:rPr>
        <w:t xml:space="preserve"> </w:t>
      </w:r>
      <w:proofErr w:type="spellStart"/>
      <w:proofErr w:type="gramStart"/>
      <w:r w:rsidRPr="31A65990">
        <w:rPr>
          <w:sz w:val="20"/>
          <w:szCs w:val="20"/>
          <w:lang w:val="pt-PT"/>
        </w:rPr>
        <w:t>Python</w:t>
      </w:r>
      <w:proofErr w:type="spellEnd"/>
      <w:r w:rsidRPr="31A65990">
        <w:rPr>
          <w:sz w:val="20"/>
          <w:szCs w:val="20"/>
          <w:lang w:val="pt-PT"/>
        </w:rPr>
        <w:t xml:space="preserve"> </w:t>
      </w:r>
      <w:r w:rsidR="6AFD9734" w:rsidRPr="31A65990">
        <w:rPr>
          <w:sz w:val="20"/>
          <w:szCs w:val="20"/>
          <w:lang w:val="pt-PT"/>
        </w:rPr>
        <w:t>,</w:t>
      </w:r>
      <w:proofErr w:type="gramEnd"/>
      <w:r w:rsidR="6AFD9734" w:rsidRPr="31A65990">
        <w:rPr>
          <w:sz w:val="20"/>
          <w:szCs w:val="20"/>
          <w:lang w:val="pt-PT"/>
        </w:rPr>
        <w:t xml:space="preserve"> integrando os </w:t>
      </w:r>
      <w:r w:rsidRPr="31A65990">
        <w:rPr>
          <w:sz w:val="20"/>
          <w:szCs w:val="20"/>
          <w:lang w:val="pt-PT"/>
        </w:rPr>
        <w:t xml:space="preserve">três modelos </w:t>
      </w:r>
      <w:r w:rsidR="6AD52D1E" w:rsidRPr="31A65990">
        <w:rPr>
          <w:sz w:val="20"/>
          <w:szCs w:val="20"/>
          <w:lang w:val="pt-PT"/>
        </w:rPr>
        <w:t xml:space="preserve">fundacionais </w:t>
      </w:r>
      <w:r w:rsidRPr="31A65990">
        <w:rPr>
          <w:sz w:val="20"/>
          <w:szCs w:val="20"/>
          <w:lang w:val="pt-PT"/>
        </w:rPr>
        <w:t>tabulares</w:t>
      </w:r>
      <w:r w:rsidR="553492A7" w:rsidRPr="31A65990">
        <w:rPr>
          <w:sz w:val="20"/>
          <w:szCs w:val="20"/>
          <w:lang w:val="pt-PT"/>
        </w:rPr>
        <w:t xml:space="preserve"> referidos</w:t>
      </w:r>
      <w:r w:rsidRPr="31A65990">
        <w:rPr>
          <w:sz w:val="20"/>
          <w:szCs w:val="20"/>
          <w:lang w:val="pt-PT"/>
        </w:rPr>
        <w:t xml:space="preserve"> (OPC UA - Protocolo Industrial de Comunicação, </w:t>
      </w:r>
      <w:proofErr w:type="spellStart"/>
      <w:r w:rsidRPr="31A65990">
        <w:rPr>
          <w:sz w:val="20"/>
          <w:szCs w:val="20"/>
          <w:lang w:val="pt-PT"/>
        </w:rPr>
        <w:t>Python Framework para Dados Históricos</w:t>
      </w:r>
      <w:proofErr w:type="spellEnd"/>
      <w:r w:rsidRPr="31A65990">
        <w:rPr>
          <w:sz w:val="20"/>
          <w:szCs w:val="20"/>
          <w:lang w:val="pt-PT"/>
        </w:rPr>
        <w:t xml:space="preserve"> v2.5 e </w:t>
      </w:r>
      <w:proofErr w:type="spellStart"/>
      <w:r w:rsidRPr="31A65990">
        <w:rPr>
          <w:sz w:val="20"/>
          <w:szCs w:val="20"/>
          <w:lang w:val="pt-PT"/>
        </w:rPr>
        <w:t>Dashboard Offline com Interface de Linha de Comando</w:t>
      </w:r>
      <w:proofErr w:type="spellEnd"/>
      <w:r w:rsidRPr="31A65990">
        <w:rPr>
          <w:sz w:val="20"/>
          <w:szCs w:val="20"/>
          <w:lang w:val="pt-PT"/>
        </w:rPr>
        <w:t xml:space="preserve"> v2), </w:t>
      </w:r>
      <w:r w:rsidR="553492A7" w:rsidRPr="31A65990">
        <w:rPr>
          <w:sz w:val="20"/>
          <w:szCs w:val="20"/>
          <w:lang w:val="pt-PT"/>
        </w:rPr>
        <w:t xml:space="preserve">que </w:t>
      </w:r>
      <w:r w:rsidRPr="31A65990">
        <w:rPr>
          <w:sz w:val="20"/>
          <w:szCs w:val="20"/>
          <w:lang w:val="pt-PT"/>
        </w:rPr>
        <w:t>permit</w:t>
      </w:r>
      <w:r w:rsidR="553492A7" w:rsidRPr="31A65990">
        <w:rPr>
          <w:sz w:val="20"/>
          <w:szCs w:val="20"/>
          <w:lang w:val="pt-PT"/>
        </w:rPr>
        <w:t>a avaliar</w:t>
      </w:r>
      <w:r w:rsidRPr="31A65990">
        <w:rPr>
          <w:sz w:val="20"/>
          <w:szCs w:val="20"/>
          <w:lang w:val="pt-PT"/>
        </w:rPr>
        <w:t xml:space="preserve"> comparativa</w:t>
      </w:r>
      <w:r w:rsidR="553492A7" w:rsidRPr="31A65990">
        <w:rPr>
          <w:sz w:val="20"/>
          <w:szCs w:val="20"/>
          <w:lang w:val="pt-PT"/>
        </w:rPr>
        <w:t>mente</w:t>
      </w:r>
      <w:r w:rsidRPr="31A65990">
        <w:rPr>
          <w:sz w:val="20"/>
          <w:szCs w:val="20"/>
          <w:lang w:val="pt-PT"/>
        </w:rPr>
        <w:t xml:space="preserve"> o seu desempenho em tarefas de previsão e classificação sobre dados tabulares representativos de operações Sistema de Produção.</w:t>
      </w:r>
    </w:p>
    <w:p w14:paraId="5F75095C" w14:textId="27DDC5C4" w:rsidR="00602FA8" w:rsidRPr="009A40FA" w:rsidRDefault="54F7F935" w:rsidP="391615AB">
      <w:pPr>
        <w:pStyle w:val="ListParagraph"/>
        <w:numPr>
          <w:ilvl w:val="1"/>
          <w:numId w:val="1"/>
        </w:numPr>
        <w:jc w:val="both"/>
        <w:rPr>
          <w:sz w:val="20"/>
          <w:szCs w:val="20"/>
          <w:lang w:val="pt-PT"/>
        </w:rPr>
      </w:pPr>
      <w:r w:rsidRPr="31A65990">
        <w:rPr>
          <w:sz w:val="20"/>
          <w:szCs w:val="20"/>
          <w:lang w:val="pt-PT"/>
        </w:rPr>
        <w:t xml:space="preserve">Um </w:t>
      </w:r>
      <w:r w:rsidRPr="31A65990">
        <w:rPr>
          <w:i/>
          <w:iCs/>
          <w:sz w:val="20"/>
          <w:szCs w:val="20"/>
          <w:lang w:val="pt-PT"/>
        </w:rPr>
        <w:t>pipeline</w:t>
      </w:r>
      <w:r w:rsidRPr="31A65990">
        <w:rPr>
          <w:sz w:val="20"/>
          <w:szCs w:val="20"/>
          <w:lang w:val="pt-PT"/>
        </w:rPr>
        <w:t xml:space="preserve"> de avaliação automatizado</w:t>
      </w:r>
      <w:r w:rsidR="2D9CCFDB" w:rsidRPr="31A65990">
        <w:rPr>
          <w:sz w:val="20"/>
          <w:szCs w:val="20"/>
          <w:lang w:val="pt-PT"/>
        </w:rPr>
        <w:t xml:space="preserve">, assente em </w:t>
      </w:r>
      <w:r w:rsidRPr="31A65990">
        <w:rPr>
          <w:sz w:val="20"/>
          <w:szCs w:val="20"/>
          <w:lang w:val="pt-PT"/>
        </w:rPr>
        <w:t>métricas de desempenho (</w:t>
      </w:r>
      <w:proofErr w:type="spellStart"/>
      <w:r w:rsidRPr="31A65990">
        <w:rPr>
          <w:sz w:val="20"/>
          <w:szCs w:val="20"/>
          <w:lang w:val="pt-PT"/>
        </w:rPr>
        <w:t>accuracy</w:t>
      </w:r>
      <w:proofErr w:type="spellEnd"/>
      <w:r w:rsidRPr="31A65990">
        <w:rPr>
          <w:sz w:val="20"/>
          <w:szCs w:val="20"/>
          <w:lang w:val="pt-PT"/>
        </w:rPr>
        <w:t>, F1-score)</w:t>
      </w:r>
      <w:r w:rsidR="5A327059" w:rsidRPr="31A65990">
        <w:rPr>
          <w:sz w:val="20"/>
          <w:szCs w:val="20"/>
          <w:lang w:val="pt-PT"/>
        </w:rPr>
        <w:t>, bem como uma</w:t>
      </w:r>
      <w:r w:rsidRPr="31A65990">
        <w:rPr>
          <w:sz w:val="20"/>
          <w:szCs w:val="20"/>
          <w:lang w:val="pt-PT"/>
        </w:rPr>
        <w:t xml:space="preserve"> análise comparativa entre os três modelos e </w:t>
      </w:r>
      <w:proofErr w:type="spellStart"/>
      <w:r w:rsidRPr="31A65990">
        <w:rPr>
          <w:i/>
          <w:iCs/>
          <w:sz w:val="20"/>
          <w:szCs w:val="20"/>
          <w:lang w:val="pt-PT"/>
        </w:rPr>
        <w:t>baselines</w:t>
      </w:r>
      <w:proofErr w:type="spellEnd"/>
      <w:r w:rsidRPr="31A65990">
        <w:rPr>
          <w:sz w:val="20"/>
          <w:szCs w:val="20"/>
          <w:lang w:val="pt-PT"/>
        </w:rPr>
        <w:t xml:space="preserve"> tradicionais (</w:t>
      </w:r>
      <w:r w:rsidR="3D54D284" w:rsidRPr="31A65990">
        <w:rPr>
          <w:sz w:val="20"/>
          <w:szCs w:val="20"/>
          <w:lang w:val="pt-PT"/>
        </w:rPr>
        <w:t>ver R1 na Tabela 1</w:t>
      </w:r>
      <w:r w:rsidRPr="31A65990">
        <w:rPr>
          <w:sz w:val="20"/>
          <w:szCs w:val="20"/>
          <w:lang w:val="pt-PT"/>
        </w:rPr>
        <w:t>).</w:t>
      </w:r>
    </w:p>
    <w:p w14:paraId="5340E799" w14:textId="45A48F9A" w:rsidR="38F4BC85" w:rsidRPr="00361B61" w:rsidRDefault="38F4BC85" w:rsidP="31A65990">
      <w:pPr>
        <w:pStyle w:val="ListParagraph"/>
        <w:numPr>
          <w:ilvl w:val="0"/>
          <w:numId w:val="1"/>
        </w:numPr>
        <w:jc w:val="both"/>
        <w:rPr>
          <w:sz w:val="20"/>
          <w:szCs w:val="20"/>
          <w:lang w:val="pt-PT"/>
        </w:rPr>
      </w:pPr>
      <w:r w:rsidRPr="31A65990">
        <w:rPr>
          <w:sz w:val="20"/>
          <w:szCs w:val="20"/>
          <w:lang w:val="pt-BR"/>
        </w:rPr>
        <w:t xml:space="preserve">A </w:t>
      </w:r>
      <w:proofErr w:type="spellStart"/>
      <w:r w:rsidR="54F7F935" w:rsidRPr="31A65990">
        <w:rPr>
          <w:sz w:val="20"/>
          <w:szCs w:val="20"/>
          <w:lang w:val="pt-PT"/>
        </w:rPr>
        <w:t>INCM</w:t>
      </w:r>
      <w:proofErr w:type="spellEnd"/>
      <w:r w:rsidR="4B607C68" w:rsidRPr="31A65990">
        <w:rPr>
          <w:sz w:val="20"/>
          <w:szCs w:val="20"/>
          <w:lang w:val="pt-PT"/>
        </w:rPr>
        <w:t xml:space="preserve"> </w:t>
      </w:r>
      <w:r w:rsidR="1CF077C4" w:rsidRPr="31A65990">
        <w:rPr>
          <w:sz w:val="20"/>
          <w:szCs w:val="20"/>
          <w:lang w:val="pt-PT"/>
        </w:rPr>
        <w:t>d</w:t>
      </w:r>
      <w:r w:rsidR="50DA3ABF" w:rsidRPr="31A65990">
        <w:rPr>
          <w:sz w:val="20"/>
          <w:szCs w:val="20"/>
          <w:lang w:val="pt-PT"/>
        </w:rPr>
        <w:t xml:space="preserve">everá disponibilizar </w:t>
      </w:r>
      <w:r w:rsidR="54F7F935" w:rsidRPr="31A65990">
        <w:rPr>
          <w:sz w:val="20"/>
          <w:szCs w:val="20"/>
          <w:lang w:val="pt-PT"/>
        </w:rPr>
        <w:t>dados tabulares anonimizados representativos dos seus sistemas Sistema de Produção</w:t>
      </w:r>
      <w:r w:rsidR="7F0297D2" w:rsidRPr="31A65990">
        <w:rPr>
          <w:sz w:val="20"/>
          <w:szCs w:val="20"/>
          <w:lang w:val="pt-PT"/>
        </w:rPr>
        <w:t xml:space="preserve">. Caso tal não seja viável, serão utilizados </w:t>
      </w:r>
      <w:proofErr w:type="spellStart"/>
      <w:r w:rsidR="7F0297D2" w:rsidRPr="31A65990">
        <w:rPr>
          <w:sz w:val="20"/>
          <w:szCs w:val="20"/>
          <w:lang w:val="pt-PT"/>
        </w:rPr>
        <w:t>datasets</w:t>
      </w:r>
      <w:proofErr w:type="spellEnd"/>
      <w:r w:rsidR="7F0297D2" w:rsidRPr="31A65990">
        <w:rPr>
          <w:sz w:val="20"/>
          <w:szCs w:val="20"/>
          <w:lang w:val="pt-PT"/>
        </w:rPr>
        <w:t xml:space="preserve"> públicos selecionados pela </w:t>
      </w:r>
      <w:proofErr w:type="spellStart"/>
      <w:r w:rsidR="7F0297D2" w:rsidRPr="31A65990">
        <w:rPr>
          <w:sz w:val="20"/>
          <w:szCs w:val="20"/>
          <w:lang w:val="pt-PT"/>
        </w:rPr>
        <w:t>INCM</w:t>
      </w:r>
      <w:proofErr w:type="spellEnd"/>
      <w:r w:rsidR="7F0297D2" w:rsidRPr="31A65990">
        <w:rPr>
          <w:sz w:val="20"/>
          <w:szCs w:val="20"/>
          <w:lang w:val="pt-PT"/>
        </w:rPr>
        <w:t>.</w:t>
      </w:r>
    </w:p>
    <w:p w14:paraId="2A153158" w14:textId="24B18018" w:rsidR="7F0297D2" w:rsidRPr="00361B61" w:rsidRDefault="7F0297D2" w:rsidP="31A65990">
      <w:pPr>
        <w:pStyle w:val="ListParagraph"/>
        <w:numPr>
          <w:ilvl w:val="0"/>
          <w:numId w:val="1"/>
        </w:numPr>
        <w:jc w:val="both"/>
        <w:rPr>
          <w:sz w:val="20"/>
          <w:szCs w:val="20"/>
          <w:lang w:val="pt-BR"/>
        </w:rPr>
      </w:pPr>
      <w:r w:rsidRPr="31A65990">
        <w:rPr>
          <w:sz w:val="20"/>
          <w:szCs w:val="20"/>
          <w:lang w:val="pt-BR"/>
        </w:rPr>
        <w:t>A INCM deverá validar</w:t>
      </w:r>
      <w:r w:rsidR="6FAF6552" w:rsidRPr="31A65990">
        <w:rPr>
          <w:sz w:val="20"/>
          <w:szCs w:val="20"/>
          <w:lang w:val="pt-BR"/>
        </w:rPr>
        <w:t xml:space="preserve"> </w:t>
      </w:r>
      <w:r w:rsidR="54F7F935" w:rsidRPr="31A65990">
        <w:rPr>
          <w:sz w:val="20"/>
          <w:szCs w:val="20"/>
          <w:lang w:val="pt-BR"/>
        </w:rPr>
        <w:t>a relevância dos casos de uso explorados n</w:t>
      </w:r>
      <w:r w:rsidR="6FAF6552" w:rsidRPr="31A65990">
        <w:rPr>
          <w:sz w:val="20"/>
          <w:szCs w:val="20"/>
          <w:lang w:val="pt-BR"/>
        </w:rPr>
        <w:t>o âmbito da</w:t>
      </w:r>
      <w:r w:rsidR="54F7F935" w:rsidRPr="31A65990">
        <w:rPr>
          <w:sz w:val="20"/>
          <w:szCs w:val="20"/>
          <w:lang w:val="pt-BR"/>
        </w:rPr>
        <w:t xml:space="preserve"> </w:t>
      </w:r>
      <w:r w:rsidR="00F8312D">
        <w:rPr>
          <w:sz w:val="20"/>
          <w:szCs w:val="20"/>
          <w:lang w:val="pt-BR"/>
        </w:rPr>
        <w:t>Prova de Conceito (</w:t>
      </w:r>
      <w:r w:rsidR="54F7F935" w:rsidRPr="31A65990">
        <w:rPr>
          <w:sz w:val="20"/>
          <w:szCs w:val="20"/>
          <w:lang w:val="pt-BR"/>
        </w:rPr>
        <w:t>MVP</w:t>
      </w:r>
      <w:r w:rsidR="00F8312D">
        <w:rPr>
          <w:sz w:val="20"/>
          <w:szCs w:val="20"/>
          <w:lang w:val="pt-BR"/>
        </w:rPr>
        <w:t>)</w:t>
      </w:r>
      <w:r w:rsidR="54F7F935" w:rsidRPr="31A65990">
        <w:rPr>
          <w:sz w:val="20"/>
          <w:szCs w:val="20"/>
          <w:lang w:val="pt-BR"/>
        </w:rPr>
        <w:t>.</w:t>
      </w:r>
    </w:p>
    <w:p w14:paraId="5F75095E" w14:textId="77777777" w:rsidR="00602FA8" w:rsidRDefault="00602FA8">
      <w:pPr>
        <w:rPr>
          <w:rFonts w:cs="Segoe UI"/>
          <w:color w:val="595959" w:themeColor="text1" w:themeTint="A6"/>
          <w:sz w:val="16"/>
          <w:szCs w:val="20"/>
          <w:lang w:val="pt-PT"/>
        </w:rPr>
      </w:pPr>
    </w:p>
    <w:p w14:paraId="5F75095F" w14:textId="77777777" w:rsidR="00602FA8" w:rsidRDefault="008B6628">
      <w:pPr>
        <w:pStyle w:val="Caption"/>
        <w:keepNext/>
        <w:spacing w:after="0"/>
        <w:jc w:val="center"/>
        <w:rPr>
          <w:b/>
          <w:lang w:val="pt-PT"/>
        </w:rPr>
      </w:pPr>
      <w:r>
        <w:rPr>
          <w:b/>
          <w:lang w:val="pt-PT"/>
        </w:rPr>
        <w:t xml:space="preserve">Tabela </w:t>
      </w:r>
      <w:r>
        <w:rPr>
          <w:b/>
        </w:rPr>
        <w:fldChar w:fldCharType="begin"/>
      </w:r>
      <w:r>
        <w:rPr>
          <w:b/>
          <w:lang w:val="pt-PT"/>
        </w:rPr>
        <w:instrText xml:space="preserve"> SEQ Table \* ARABIC </w:instrText>
      </w:r>
      <w:r>
        <w:rPr>
          <w:b/>
        </w:rPr>
        <w:fldChar w:fldCharType="separate"/>
      </w:r>
      <w:r>
        <w:rPr>
          <w:b/>
          <w:lang w:val="pt-PT"/>
        </w:rPr>
        <w:t>1</w:t>
      </w:r>
      <w:r>
        <w:rPr>
          <w:b/>
        </w:rPr>
        <w:fldChar w:fldCharType="end"/>
      </w:r>
      <w:r>
        <w:rPr>
          <w:b/>
          <w:lang w:val="pt-PT"/>
        </w:rPr>
        <w:t xml:space="preserve"> – Tabela dos Resultados Esperados do Projeto</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38"/>
        <w:gridCol w:w="2800"/>
        <w:gridCol w:w="4129"/>
        <w:gridCol w:w="871"/>
        <w:gridCol w:w="773"/>
      </w:tblGrid>
      <w:tr w:rsidR="00602FA8" w14:paraId="5F750964" w14:textId="77777777" w:rsidTr="00044B2B">
        <w:trPr>
          <w:trHeight w:val="58"/>
        </w:trPr>
        <w:tc>
          <w:tcPr>
            <w:tcW w:w="0" w:type="auto"/>
            <w:vMerge w:val="restart"/>
            <w:shd w:val="clear" w:color="auto" w:fill="F2F2F2" w:themeFill="background1" w:themeFillShade="F2"/>
            <w:vAlign w:val="center"/>
          </w:tcPr>
          <w:p w14:paraId="5F750960" w14:textId="77777777" w:rsidR="00602FA8" w:rsidRDefault="54F7F935" w:rsidP="391615AB">
            <w:pPr>
              <w:spacing w:after="0"/>
              <w:jc w:val="center"/>
              <w:rPr>
                <w:rFonts w:cs="Segoe UI"/>
                <w:b/>
                <w:bCs/>
                <w:sz w:val="18"/>
                <w:szCs w:val="18"/>
                <w:lang w:val="en-US"/>
              </w:rPr>
            </w:pPr>
            <w:r w:rsidRPr="391615AB">
              <w:rPr>
                <w:rFonts w:cs="Segoe UI"/>
                <w:b/>
                <w:bCs/>
                <w:sz w:val="18"/>
                <w:szCs w:val="18"/>
                <w:lang w:val="en-US"/>
              </w:rPr>
              <w:t>ID</w:t>
            </w:r>
          </w:p>
        </w:tc>
        <w:tc>
          <w:tcPr>
            <w:tcW w:w="0" w:type="auto"/>
            <w:vMerge w:val="restart"/>
            <w:shd w:val="clear" w:color="auto" w:fill="F2F2F2" w:themeFill="background1" w:themeFillShade="F2"/>
            <w:vAlign w:val="center"/>
          </w:tcPr>
          <w:p w14:paraId="5F750961" w14:textId="77777777" w:rsidR="00602FA8" w:rsidRDefault="008B6628">
            <w:pPr>
              <w:spacing w:after="0"/>
              <w:jc w:val="center"/>
              <w:rPr>
                <w:rFonts w:cs="Segoe UI"/>
                <w:sz w:val="18"/>
                <w:szCs w:val="18"/>
                <w:lang w:val="pt-PT"/>
              </w:rPr>
            </w:pPr>
            <w:r>
              <w:rPr>
                <w:rFonts w:cs="Segoe UI"/>
                <w:b/>
                <w:sz w:val="18"/>
                <w:szCs w:val="18"/>
                <w:lang w:val="pt-PT"/>
              </w:rPr>
              <w:t xml:space="preserve">Protótipos Esperados </w:t>
            </w:r>
            <w:r>
              <w:rPr>
                <w:rFonts w:cs="Segoe UI"/>
                <w:sz w:val="16"/>
                <w:szCs w:val="16"/>
                <w:lang w:val="pt-PT"/>
              </w:rPr>
              <w:t>(Protótipo, Processo ou Ferramenta)</w:t>
            </w:r>
          </w:p>
        </w:tc>
        <w:tc>
          <w:tcPr>
            <w:tcW w:w="0" w:type="auto"/>
            <w:vMerge w:val="restart"/>
            <w:shd w:val="clear" w:color="auto" w:fill="F2F2F2" w:themeFill="background1" w:themeFillShade="F2"/>
            <w:vAlign w:val="center"/>
          </w:tcPr>
          <w:p w14:paraId="5F750962" w14:textId="77777777" w:rsidR="00602FA8" w:rsidRDefault="008B6628">
            <w:pPr>
              <w:spacing w:after="0"/>
              <w:jc w:val="center"/>
              <w:rPr>
                <w:rFonts w:cs="Segoe UI"/>
                <w:color w:val="595959" w:themeColor="text1" w:themeTint="A6"/>
                <w:sz w:val="18"/>
                <w:szCs w:val="18"/>
                <w:lang w:val="pt-PT"/>
              </w:rPr>
            </w:pPr>
            <w:r>
              <w:rPr>
                <w:rFonts w:cs="Segoe UI"/>
                <w:b/>
                <w:sz w:val="18"/>
                <w:szCs w:val="18"/>
                <w:lang w:val="pt-PT"/>
              </w:rPr>
              <w:t xml:space="preserve">Impacto do Protótipo para o Associado </w:t>
            </w:r>
          </w:p>
        </w:tc>
        <w:tc>
          <w:tcPr>
            <w:tcW w:w="0" w:type="auto"/>
            <w:gridSpan w:val="2"/>
            <w:shd w:val="clear" w:color="auto" w:fill="F2F2F2" w:themeFill="background1" w:themeFillShade="F2"/>
          </w:tcPr>
          <w:p w14:paraId="5F750963" w14:textId="77777777" w:rsidR="00602FA8" w:rsidRDefault="008B6628">
            <w:pPr>
              <w:spacing w:after="0"/>
              <w:jc w:val="center"/>
              <w:rPr>
                <w:rFonts w:eastAsiaTheme="minorEastAsia" w:cs="Segoe UI"/>
                <w:b/>
                <w:sz w:val="18"/>
                <w:szCs w:val="18"/>
                <w:lang w:val="en-US"/>
              </w:rPr>
            </w:pPr>
            <w:r>
              <w:rPr>
                <w:rFonts w:eastAsiaTheme="minorEastAsia" w:cs="Segoe UI"/>
                <w:b/>
                <w:sz w:val="18"/>
                <w:szCs w:val="18"/>
                <w:lang w:val="en-US"/>
              </w:rPr>
              <w:t>Technology Readiness Level (TRL)</w:t>
            </w:r>
          </w:p>
        </w:tc>
      </w:tr>
      <w:tr w:rsidR="00602FA8" w14:paraId="5F75096A" w14:textId="77777777" w:rsidTr="00044B2B">
        <w:trPr>
          <w:trHeight w:val="117"/>
        </w:trPr>
        <w:tc>
          <w:tcPr>
            <w:tcW w:w="0" w:type="auto"/>
            <w:vMerge/>
          </w:tcPr>
          <w:p w14:paraId="5F750965" w14:textId="77777777" w:rsidR="00602FA8" w:rsidRDefault="00602FA8">
            <w:pPr>
              <w:spacing w:after="0"/>
              <w:jc w:val="center"/>
              <w:rPr>
                <w:rFonts w:cs="Segoe UI"/>
                <w:b/>
                <w:sz w:val="18"/>
                <w:szCs w:val="18"/>
                <w:lang w:val="en-US"/>
              </w:rPr>
            </w:pPr>
          </w:p>
        </w:tc>
        <w:tc>
          <w:tcPr>
            <w:tcW w:w="0" w:type="auto"/>
            <w:vMerge/>
          </w:tcPr>
          <w:p w14:paraId="5F750966" w14:textId="77777777" w:rsidR="00602FA8" w:rsidRDefault="00602FA8">
            <w:pPr>
              <w:spacing w:after="0"/>
              <w:jc w:val="center"/>
              <w:rPr>
                <w:rFonts w:cs="Segoe UI"/>
                <w:b/>
                <w:sz w:val="18"/>
                <w:szCs w:val="18"/>
                <w:lang w:val="en-US"/>
              </w:rPr>
            </w:pPr>
          </w:p>
        </w:tc>
        <w:tc>
          <w:tcPr>
            <w:tcW w:w="0" w:type="auto"/>
            <w:vMerge/>
          </w:tcPr>
          <w:p w14:paraId="5F750967" w14:textId="77777777" w:rsidR="00602FA8" w:rsidRDefault="00602FA8">
            <w:pPr>
              <w:spacing w:after="0"/>
              <w:jc w:val="center"/>
              <w:rPr>
                <w:rFonts w:cs="Segoe UI"/>
                <w:b/>
                <w:sz w:val="18"/>
                <w:szCs w:val="18"/>
                <w:lang w:val="en-US"/>
              </w:rPr>
            </w:pPr>
          </w:p>
        </w:tc>
        <w:tc>
          <w:tcPr>
            <w:tcW w:w="0" w:type="auto"/>
            <w:shd w:val="clear" w:color="auto" w:fill="F2F2F2" w:themeFill="background1" w:themeFillShade="F2"/>
            <w:vAlign w:val="center"/>
          </w:tcPr>
          <w:p w14:paraId="5F750968" w14:textId="28754A1C" w:rsidR="00602FA8" w:rsidRDefault="008B6628" w:rsidP="31A65990">
            <w:pPr>
              <w:spacing w:after="0"/>
              <w:jc w:val="center"/>
              <w:rPr>
                <w:rFonts w:eastAsiaTheme="minorEastAsia" w:cs="Segoe UI"/>
                <w:sz w:val="18"/>
                <w:szCs w:val="18"/>
                <w:lang w:val="en-US"/>
              </w:rPr>
            </w:pPr>
            <w:r w:rsidRPr="31A65990">
              <w:rPr>
                <w:rFonts w:eastAsiaTheme="minorEastAsia" w:cs="Segoe UI"/>
                <w:sz w:val="18"/>
                <w:szCs w:val="18"/>
                <w:lang w:val="en-US"/>
              </w:rPr>
              <w:t xml:space="preserve">TRL </w:t>
            </w:r>
            <w:proofErr w:type="spellStart"/>
            <w:r w:rsidRPr="31A65990">
              <w:rPr>
                <w:rFonts w:eastAsiaTheme="minorEastAsia" w:cs="Segoe UI"/>
                <w:sz w:val="18"/>
                <w:szCs w:val="18"/>
                <w:lang w:val="en-US"/>
              </w:rPr>
              <w:t>In</w:t>
            </w:r>
            <w:r w:rsidR="6D66F185" w:rsidRPr="31A65990">
              <w:rPr>
                <w:rFonts w:eastAsiaTheme="minorEastAsia" w:cs="Segoe UI"/>
                <w:sz w:val="18"/>
                <w:szCs w:val="18"/>
                <w:lang w:val="en-US"/>
              </w:rPr>
              <w:t>i</w:t>
            </w:r>
            <w:r w:rsidRPr="31A65990">
              <w:rPr>
                <w:rFonts w:eastAsiaTheme="minorEastAsia" w:cs="Segoe UI"/>
                <w:sz w:val="18"/>
                <w:szCs w:val="18"/>
                <w:lang w:val="en-US"/>
              </w:rPr>
              <w:t>cial</w:t>
            </w:r>
            <w:proofErr w:type="spellEnd"/>
          </w:p>
        </w:tc>
        <w:tc>
          <w:tcPr>
            <w:tcW w:w="0" w:type="auto"/>
            <w:shd w:val="clear" w:color="auto" w:fill="F2F2F2" w:themeFill="background1" w:themeFillShade="F2"/>
            <w:vAlign w:val="center"/>
          </w:tcPr>
          <w:p w14:paraId="5F750969" w14:textId="77777777" w:rsidR="00602FA8" w:rsidRDefault="008B6628" w:rsidP="31A65990">
            <w:pPr>
              <w:spacing w:after="0"/>
              <w:jc w:val="center"/>
              <w:rPr>
                <w:rFonts w:eastAsiaTheme="minorEastAsia" w:cs="Segoe UI"/>
                <w:sz w:val="18"/>
                <w:szCs w:val="18"/>
                <w:lang w:val="en-US"/>
              </w:rPr>
            </w:pPr>
            <w:r w:rsidRPr="31A65990">
              <w:rPr>
                <w:rFonts w:eastAsiaTheme="minorEastAsia" w:cs="Segoe UI"/>
                <w:sz w:val="18"/>
                <w:szCs w:val="18"/>
                <w:lang w:val="en-US"/>
              </w:rPr>
              <w:t>TRL Final</w:t>
            </w:r>
          </w:p>
        </w:tc>
      </w:tr>
      <w:tr w:rsidR="00E3039B" w14:paraId="5F750976" w14:textId="77777777" w:rsidTr="00044B2B">
        <w:trPr>
          <w:trHeight w:val="258"/>
        </w:trPr>
        <w:tc>
          <w:tcPr>
            <w:tcW w:w="0" w:type="auto"/>
            <w:vAlign w:val="center"/>
          </w:tcPr>
          <w:p w14:paraId="5F750971" w14:textId="492A3EBC" w:rsidR="00602FA8" w:rsidRPr="00361B61" w:rsidRDefault="54F7F935" w:rsidP="31A65990">
            <w:pPr>
              <w:spacing w:after="0" w:line="259" w:lineRule="auto"/>
              <w:jc w:val="center"/>
              <w:rPr>
                <w:rFonts w:eastAsiaTheme="minorEastAsia" w:cs="Segoe UI"/>
                <w:b/>
                <w:bCs/>
                <w:sz w:val="18"/>
                <w:szCs w:val="18"/>
                <w:lang w:val="en-US"/>
              </w:rPr>
            </w:pPr>
            <w:r w:rsidRPr="31A65990">
              <w:rPr>
                <w:rFonts w:eastAsiaTheme="minorEastAsia" w:cs="Segoe UI"/>
                <w:b/>
                <w:bCs/>
                <w:sz w:val="18"/>
                <w:szCs w:val="18"/>
                <w:lang w:val="pt-BR"/>
              </w:rPr>
              <w:t>R</w:t>
            </w:r>
            <w:r w:rsidR="7BBEC686" w:rsidRPr="31A65990">
              <w:rPr>
                <w:rFonts w:eastAsiaTheme="minorEastAsia" w:cs="Segoe UI"/>
                <w:b/>
                <w:bCs/>
                <w:sz w:val="18"/>
                <w:szCs w:val="18"/>
                <w:lang w:val="pt-BR"/>
              </w:rPr>
              <w:t>1</w:t>
            </w:r>
          </w:p>
        </w:tc>
        <w:tc>
          <w:tcPr>
            <w:tcW w:w="0" w:type="auto"/>
            <w:shd w:val="clear" w:color="auto" w:fill="FFFFFF" w:themeFill="background1"/>
            <w:vAlign w:val="center"/>
          </w:tcPr>
          <w:p w14:paraId="5F750972" w14:textId="6E2C82BA" w:rsidR="00602FA8" w:rsidRDefault="54F7F935" w:rsidP="31A65990">
            <w:pPr>
              <w:spacing w:after="0" w:line="259" w:lineRule="auto"/>
              <w:rPr>
                <w:rFonts w:eastAsiaTheme="minorEastAsia" w:cs="Segoe UI"/>
                <w:sz w:val="18"/>
                <w:szCs w:val="18"/>
                <w:lang w:val="en-US"/>
              </w:rPr>
            </w:pPr>
            <w:r w:rsidRPr="31A65990">
              <w:rPr>
                <w:rFonts w:eastAsiaTheme="minorEastAsia" w:cs="Segoe UI"/>
                <w:sz w:val="18"/>
                <w:szCs w:val="18"/>
                <w:lang w:val="pt-BR"/>
              </w:rPr>
              <w:t>Baseline de avaliação com modelos de boosting: XGBoost, CatBoost, LightGBM e bagging (Random Forest)</w:t>
            </w:r>
            <w:r w:rsidR="14942A1D" w:rsidRPr="31A65990">
              <w:rPr>
                <w:rFonts w:eastAsiaTheme="minorEastAsia" w:cs="Segoe UI"/>
                <w:sz w:val="18"/>
                <w:szCs w:val="18"/>
                <w:lang w:val="pt-BR"/>
              </w:rPr>
              <w:t>.</w:t>
            </w:r>
          </w:p>
        </w:tc>
        <w:tc>
          <w:tcPr>
            <w:tcW w:w="0" w:type="auto"/>
            <w:shd w:val="clear" w:color="auto" w:fill="FFFFFF" w:themeFill="background1"/>
            <w:vAlign w:val="center"/>
          </w:tcPr>
          <w:p w14:paraId="5F750973" w14:textId="77777777" w:rsidR="00602FA8" w:rsidRPr="009A40FA" w:rsidRDefault="54F7F935" w:rsidP="391615AB">
            <w:pPr>
              <w:spacing w:after="0" w:line="259" w:lineRule="auto"/>
              <w:rPr>
                <w:rFonts w:eastAsiaTheme="minorEastAsia" w:cs="Segoe UI"/>
                <w:sz w:val="18"/>
                <w:szCs w:val="18"/>
                <w:lang w:val="pt-PT"/>
              </w:rPr>
            </w:pPr>
            <w:r w:rsidRPr="391615AB">
              <w:rPr>
                <w:rFonts w:eastAsiaTheme="minorEastAsia" w:cs="Segoe UI"/>
                <w:sz w:val="18"/>
                <w:szCs w:val="18"/>
                <w:lang w:val="pt-BR"/>
              </w:rPr>
              <w:t>Criar as baselines de avaliação para os modelos em estudo.</w:t>
            </w:r>
          </w:p>
        </w:tc>
        <w:tc>
          <w:tcPr>
            <w:tcW w:w="0" w:type="auto"/>
            <w:shd w:val="clear" w:color="auto" w:fill="FFFFFF" w:themeFill="background1"/>
            <w:vAlign w:val="center"/>
          </w:tcPr>
          <w:p w14:paraId="5F750974" w14:textId="77777777" w:rsidR="00602FA8" w:rsidRDefault="008B6628" w:rsidP="31A65990">
            <w:pPr>
              <w:spacing w:after="0" w:line="259" w:lineRule="auto"/>
              <w:jc w:val="center"/>
              <w:rPr>
                <w:rFonts w:eastAsiaTheme="minorEastAsia" w:cs="Segoe UI"/>
                <w:sz w:val="18"/>
                <w:szCs w:val="18"/>
                <w:lang w:val="en-US"/>
              </w:rPr>
            </w:pPr>
            <w:r w:rsidRPr="31A65990">
              <w:rPr>
                <w:rFonts w:eastAsiaTheme="minorEastAsia" w:cs="Segoe UI"/>
                <w:sz w:val="18"/>
                <w:szCs w:val="18"/>
                <w:lang w:val="pt-BR"/>
              </w:rPr>
              <w:t>TRL 2</w:t>
            </w:r>
          </w:p>
        </w:tc>
        <w:tc>
          <w:tcPr>
            <w:tcW w:w="0" w:type="auto"/>
            <w:shd w:val="clear" w:color="auto" w:fill="FFFFFF" w:themeFill="background1"/>
            <w:vAlign w:val="center"/>
          </w:tcPr>
          <w:p w14:paraId="5F750975" w14:textId="38964B4F" w:rsidR="00602FA8" w:rsidRDefault="008B6628" w:rsidP="31A65990">
            <w:pPr>
              <w:spacing w:after="0" w:line="259" w:lineRule="auto"/>
              <w:jc w:val="center"/>
              <w:rPr>
                <w:rFonts w:eastAsiaTheme="minorEastAsia" w:cs="Segoe UI"/>
                <w:sz w:val="18"/>
                <w:szCs w:val="18"/>
                <w:lang w:val="en-US"/>
              </w:rPr>
            </w:pPr>
            <w:r w:rsidRPr="31A65990">
              <w:rPr>
                <w:rFonts w:eastAsiaTheme="minorEastAsia" w:cs="Segoe UI"/>
                <w:sz w:val="18"/>
                <w:szCs w:val="18"/>
                <w:lang w:val="pt-BR"/>
              </w:rPr>
              <w:t xml:space="preserve">TRL </w:t>
            </w:r>
            <w:r w:rsidR="00A4762D">
              <w:rPr>
                <w:rFonts w:eastAsiaTheme="minorEastAsia" w:cs="Segoe UI"/>
                <w:sz w:val="18"/>
                <w:szCs w:val="18"/>
                <w:lang w:val="pt-BR"/>
              </w:rPr>
              <w:t>3</w:t>
            </w:r>
          </w:p>
        </w:tc>
      </w:tr>
      <w:tr w:rsidR="00602FA8" w14:paraId="5F75097C" w14:textId="77777777" w:rsidTr="00044B2B">
        <w:trPr>
          <w:trHeight w:val="211"/>
        </w:trPr>
        <w:tc>
          <w:tcPr>
            <w:tcW w:w="0" w:type="auto"/>
            <w:vAlign w:val="center"/>
          </w:tcPr>
          <w:p w14:paraId="5F750977" w14:textId="6EBD590D" w:rsidR="00602FA8" w:rsidRPr="00361B61" w:rsidRDefault="54F7F935" w:rsidP="31A65990">
            <w:pPr>
              <w:spacing w:after="0" w:line="259" w:lineRule="auto"/>
              <w:jc w:val="center"/>
              <w:rPr>
                <w:rFonts w:eastAsiaTheme="minorEastAsia" w:cs="Segoe UI"/>
                <w:b/>
                <w:bCs/>
                <w:sz w:val="18"/>
                <w:szCs w:val="18"/>
                <w:lang w:val="pt-BR"/>
              </w:rPr>
            </w:pPr>
            <w:r w:rsidRPr="31A65990">
              <w:rPr>
                <w:rFonts w:eastAsiaTheme="minorEastAsia" w:cs="Segoe UI"/>
                <w:b/>
                <w:bCs/>
                <w:sz w:val="18"/>
                <w:szCs w:val="18"/>
                <w:lang w:val="en-US"/>
              </w:rPr>
              <w:t>R</w:t>
            </w:r>
            <w:r w:rsidR="2F0473A6" w:rsidRPr="31A65990">
              <w:rPr>
                <w:rFonts w:eastAsiaTheme="minorEastAsia" w:cs="Segoe UI"/>
                <w:b/>
                <w:bCs/>
                <w:sz w:val="18"/>
                <w:szCs w:val="18"/>
                <w:lang w:val="pt-BR"/>
              </w:rPr>
              <w:t>2</w:t>
            </w:r>
          </w:p>
        </w:tc>
        <w:tc>
          <w:tcPr>
            <w:tcW w:w="0" w:type="auto"/>
            <w:vAlign w:val="center"/>
          </w:tcPr>
          <w:p w14:paraId="5F750978" w14:textId="6A00B763" w:rsidR="00602FA8" w:rsidRPr="009A40FA" w:rsidRDefault="54F7F935" w:rsidP="31A65990">
            <w:pPr>
              <w:spacing w:after="0" w:line="259" w:lineRule="auto"/>
              <w:rPr>
                <w:rFonts w:eastAsiaTheme="minorEastAsia" w:cs="Segoe UI"/>
                <w:sz w:val="18"/>
                <w:szCs w:val="18"/>
                <w:lang w:val="pt-BR"/>
              </w:rPr>
            </w:pPr>
            <w:r w:rsidRPr="31A65990">
              <w:rPr>
                <w:rFonts w:eastAsiaTheme="minorEastAsia" w:cs="Segoe UI"/>
                <w:sz w:val="18"/>
                <w:szCs w:val="18"/>
                <w:lang w:val="pt-PT"/>
              </w:rPr>
              <w:t xml:space="preserve">Pipeline de avaliação comparativa </w:t>
            </w:r>
            <w:r w:rsidRPr="31A65990">
              <w:rPr>
                <w:rFonts w:eastAsiaTheme="minorEastAsia" w:cs="Segoe UI"/>
                <w:sz w:val="18"/>
                <w:szCs w:val="18"/>
                <w:lang w:val="pt-BR"/>
              </w:rPr>
              <w:t xml:space="preserve">do modelo OPC UA - Protocolo Industrial de Comunicação </w:t>
            </w:r>
            <w:r w:rsidRPr="31A65990">
              <w:rPr>
                <w:rFonts w:eastAsiaTheme="minorEastAsia" w:cs="Segoe UI"/>
                <w:sz w:val="18"/>
                <w:szCs w:val="18"/>
                <w:lang w:val="pt-PT"/>
              </w:rPr>
              <w:t>c</w:t>
            </w:r>
            <w:r w:rsidRPr="31A65990">
              <w:rPr>
                <w:rFonts w:eastAsiaTheme="minorEastAsia" w:cs="Segoe UI"/>
                <w:sz w:val="18"/>
                <w:szCs w:val="18"/>
                <w:lang w:val="pt-BR"/>
              </w:rPr>
              <w:t>om a baseline</w:t>
            </w:r>
            <w:r w:rsidR="14942A1D" w:rsidRPr="31A65990">
              <w:rPr>
                <w:rFonts w:eastAsiaTheme="minorEastAsia" w:cs="Segoe UI"/>
                <w:sz w:val="18"/>
                <w:szCs w:val="18"/>
                <w:lang w:val="pt-BR"/>
              </w:rPr>
              <w:t>.</w:t>
            </w:r>
          </w:p>
        </w:tc>
        <w:tc>
          <w:tcPr>
            <w:tcW w:w="0" w:type="auto"/>
            <w:vAlign w:val="center"/>
          </w:tcPr>
          <w:p w14:paraId="5F750979" w14:textId="77777777" w:rsidR="00602FA8" w:rsidRPr="009A40FA" w:rsidRDefault="54F7F935" w:rsidP="391615AB">
            <w:pPr>
              <w:spacing w:after="0" w:line="259" w:lineRule="auto"/>
              <w:rPr>
                <w:rFonts w:eastAsiaTheme="minorEastAsia" w:cs="Segoe UI"/>
                <w:sz w:val="18"/>
                <w:szCs w:val="18"/>
                <w:lang w:val="pt-PT"/>
              </w:rPr>
            </w:pPr>
            <w:r w:rsidRPr="391615AB">
              <w:rPr>
                <w:rFonts w:eastAsiaTheme="minorEastAsia" w:cs="Segoe UI"/>
                <w:sz w:val="18"/>
                <w:szCs w:val="18"/>
                <w:lang w:val="pt-PT"/>
              </w:rPr>
              <w:t xml:space="preserve">Fornecer evidência quantitativa para suportar a decisão de investimento </w:t>
            </w:r>
            <w:r w:rsidRPr="391615AB">
              <w:rPr>
                <w:rFonts w:eastAsiaTheme="minorEastAsia" w:cs="Segoe UI"/>
                <w:sz w:val="18"/>
                <w:szCs w:val="18"/>
                <w:lang w:val="pt-BR"/>
              </w:rPr>
              <w:t>no</w:t>
            </w:r>
            <w:r w:rsidRPr="391615AB">
              <w:rPr>
                <w:rFonts w:eastAsiaTheme="minorEastAsia" w:cs="Segoe UI"/>
                <w:sz w:val="18"/>
                <w:szCs w:val="18"/>
                <w:lang w:val="pt-PT"/>
              </w:rPr>
              <w:t xml:space="preserve"> TFM</w:t>
            </w:r>
            <w:r w:rsidRPr="391615AB">
              <w:rPr>
                <w:rFonts w:eastAsiaTheme="minorEastAsia" w:cs="Segoe UI"/>
                <w:sz w:val="18"/>
                <w:szCs w:val="18"/>
                <w:lang w:val="pt-BR"/>
              </w:rPr>
              <w:t xml:space="preserve"> em análise</w:t>
            </w:r>
            <w:r w:rsidRPr="391615AB">
              <w:rPr>
                <w:rFonts w:eastAsiaTheme="minorEastAsia" w:cs="Segoe UI"/>
                <w:sz w:val="18"/>
                <w:szCs w:val="18"/>
                <w:lang w:val="pt-PT"/>
              </w:rPr>
              <w:t>, comparando desempenho, custo computacional e facilidade de implementação</w:t>
            </w:r>
          </w:p>
        </w:tc>
        <w:tc>
          <w:tcPr>
            <w:tcW w:w="0" w:type="auto"/>
            <w:vAlign w:val="center"/>
          </w:tcPr>
          <w:p w14:paraId="5F75097A" w14:textId="77777777" w:rsidR="00602FA8" w:rsidRDefault="008B6628" w:rsidP="31A65990">
            <w:pPr>
              <w:spacing w:after="0" w:line="259" w:lineRule="auto"/>
              <w:jc w:val="center"/>
              <w:rPr>
                <w:rFonts w:eastAsiaTheme="minorEastAsia" w:cs="Segoe UI"/>
                <w:sz w:val="18"/>
                <w:szCs w:val="18"/>
                <w:lang w:val="en-US"/>
              </w:rPr>
            </w:pPr>
            <w:r w:rsidRPr="31A65990">
              <w:rPr>
                <w:rFonts w:eastAsiaTheme="minorEastAsia" w:cs="Segoe UI"/>
                <w:sz w:val="18"/>
                <w:szCs w:val="18"/>
                <w:lang w:val="en-US"/>
              </w:rPr>
              <w:t>TRL 2</w:t>
            </w:r>
          </w:p>
        </w:tc>
        <w:tc>
          <w:tcPr>
            <w:tcW w:w="0" w:type="auto"/>
            <w:vAlign w:val="center"/>
          </w:tcPr>
          <w:p w14:paraId="5F75097B" w14:textId="74B07D47" w:rsidR="00602FA8" w:rsidRDefault="008B6628" w:rsidP="31A65990">
            <w:pPr>
              <w:spacing w:after="0" w:line="259" w:lineRule="auto"/>
              <w:jc w:val="center"/>
              <w:rPr>
                <w:rFonts w:eastAsiaTheme="minorEastAsia" w:cs="Segoe UI"/>
                <w:sz w:val="18"/>
                <w:szCs w:val="18"/>
                <w:lang w:val="en-US"/>
              </w:rPr>
            </w:pPr>
            <w:r w:rsidRPr="31A65990">
              <w:rPr>
                <w:rFonts w:eastAsiaTheme="minorEastAsia" w:cs="Segoe UI"/>
                <w:sz w:val="18"/>
                <w:szCs w:val="18"/>
                <w:lang w:val="en-US"/>
              </w:rPr>
              <w:t xml:space="preserve">TRL </w:t>
            </w:r>
            <w:r w:rsidR="00A4762D">
              <w:rPr>
                <w:rFonts w:eastAsiaTheme="minorEastAsia" w:cs="Segoe UI"/>
                <w:sz w:val="18"/>
                <w:szCs w:val="18"/>
                <w:lang w:val="en-US"/>
              </w:rPr>
              <w:t>3</w:t>
            </w:r>
          </w:p>
        </w:tc>
      </w:tr>
      <w:tr w:rsidR="00E3039B" w14:paraId="5F750982" w14:textId="77777777" w:rsidTr="00044B2B">
        <w:trPr>
          <w:trHeight w:val="258"/>
        </w:trPr>
        <w:tc>
          <w:tcPr>
            <w:tcW w:w="0" w:type="auto"/>
            <w:vAlign w:val="center"/>
          </w:tcPr>
          <w:p w14:paraId="5F75097D" w14:textId="3C1FCCD4" w:rsidR="00602FA8" w:rsidRPr="00E577BF" w:rsidRDefault="54F7F935" w:rsidP="00E577BF">
            <w:pPr>
              <w:spacing w:after="0" w:line="259" w:lineRule="auto"/>
              <w:jc w:val="center"/>
              <w:rPr>
                <w:rFonts w:eastAsiaTheme="minorEastAsia" w:cs="Segoe UI"/>
                <w:b/>
                <w:bCs/>
                <w:sz w:val="18"/>
                <w:szCs w:val="18"/>
                <w:lang w:val="en-US"/>
              </w:rPr>
            </w:pPr>
            <w:r w:rsidRPr="00E577BF">
              <w:rPr>
                <w:rFonts w:eastAsiaTheme="minorEastAsia" w:cs="Segoe UI"/>
                <w:b/>
                <w:bCs/>
                <w:sz w:val="18"/>
                <w:szCs w:val="18"/>
                <w:lang w:val="en-US"/>
              </w:rPr>
              <w:t>R</w:t>
            </w:r>
            <w:r w:rsidR="40FC43A9" w:rsidRPr="391615AB">
              <w:rPr>
                <w:rFonts w:eastAsiaTheme="minorEastAsia" w:cs="Segoe UI"/>
                <w:b/>
                <w:bCs/>
                <w:sz w:val="18"/>
                <w:szCs w:val="18"/>
                <w:lang w:val="pt-BR"/>
              </w:rPr>
              <w:t>3</w:t>
            </w:r>
          </w:p>
        </w:tc>
        <w:tc>
          <w:tcPr>
            <w:tcW w:w="0" w:type="auto"/>
            <w:shd w:val="clear" w:color="auto" w:fill="FFFFFF" w:themeFill="background1"/>
            <w:vAlign w:val="center"/>
          </w:tcPr>
          <w:p w14:paraId="5F75097E" w14:textId="5BF08109" w:rsidR="00602FA8" w:rsidRPr="009A40FA" w:rsidRDefault="54F7F935" w:rsidP="31A65990">
            <w:pPr>
              <w:spacing w:after="0" w:line="259" w:lineRule="auto"/>
              <w:rPr>
                <w:rFonts w:eastAsiaTheme="minorEastAsia" w:cs="Segoe UI"/>
                <w:sz w:val="18"/>
                <w:szCs w:val="18"/>
                <w:lang w:val="pt-BR"/>
              </w:rPr>
            </w:pPr>
            <w:r w:rsidRPr="31A65990">
              <w:rPr>
                <w:rFonts w:eastAsiaTheme="minorEastAsia" w:cs="Segoe UI"/>
                <w:sz w:val="18"/>
                <w:szCs w:val="18"/>
                <w:lang w:val="pt-PT"/>
              </w:rPr>
              <w:t xml:space="preserve">Pipeline de avaliação </w:t>
            </w:r>
            <w:r w:rsidRPr="31A65990">
              <w:rPr>
                <w:rFonts w:eastAsiaTheme="minorEastAsia" w:cs="Segoe UI"/>
                <w:sz w:val="18"/>
                <w:szCs w:val="18"/>
                <w:lang w:val="pt-BR"/>
              </w:rPr>
              <w:t xml:space="preserve">do modelo </w:t>
            </w:r>
            <w:r w:rsidRPr="31A65990">
              <w:rPr>
                <w:rFonts w:eastAsiaTheme="minorEastAsia" w:cs="Segoe UI"/>
                <w:sz w:val="18"/>
                <w:szCs w:val="18"/>
                <w:lang w:val="pt-PT"/>
              </w:rPr>
              <w:t xml:space="preserve">comparativa </w:t>
            </w:r>
            <w:r w:rsidRPr="31A65990">
              <w:rPr>
                <w:rFonts w:eastAsiaTheme="minorEastAsia" w:cs="Segoe UI"/>
                <w:sz w:val="18"/>
                <w:szCs w:val="18"/>
                <w:lang w:val="pt-BR"/>
              </w:rPr>
              <w:t xml:space="preserve">do modelo </w:t>
            </w:r>
            <w:proofErr w:type="spellStart"/>
            <w:r w:rsidRPr="31A65990">
              <w:rPr>
                <w:sz w:val="20"/>
                <w:szCs w:val="20"/>
                <w:lang w:val="pt-PT"/>
              </w:rPr>
              <w:t>Python Framework para Dados Históricos</w:t>
            </w:r>
            <w:proofErr w:type="spellEnd"/>
            <w:r w:rsidRPr="31A65990">
              <w:rPr>
                <w:sz w:val="20"/>
                <w:szCs w:val="20"/>
                <w:lang w:val="pt-PT"/>
              </w:rPr>
              <w:t xml:space="preserve"> v2.5</w:t>
            </w:r>
            <w:r w:rsidRPr="31A65990">
              <w:rPr>
                <w:rFonts w:eastAsiaTheme="minorEastAsia" w:cs="Segoe UI"/>
                <w:sz w:val="18"/>
                <w:szCs w:val="18"/>
                <w:lang w:val="pt-BR"/>
              </w:rPr>
              <w:t xml:space="preserve"> </w:t>
            </w:r>
            <w:r w:rsidRPr="31A65990">
              <w:rPr>
                <w:rFonts w:eastAsiaTheme="minorEastAsia" w:cs="Segoe UI"/>
                <w:sz w:val="18"/>
                <w:szCs w:val="18"/>
                <w:lang w:val="pt-PT"/>
              </w:rPr>
              <w:t>c</w:t>
            </w:r>
            <w:r w:rsidRPr="31A65990">
              <w:rPr>
                <w:rFonts w:eastAsiaTheme="minorEastAsia" w:cs="Segoe UI"/>
                <w:sz w:val="18"/>
                <w:szCs w:val="18"/>
                <w:lang w:val="pt-BR"/>
              </w:rPr>
              <w:t>om a baseline</w:t>
            </w:r>
            <w:r w:rsidR="14942A1D" w:rsidRPr="31A65990">
              <w:rPr>
                <w:rFonts w:eastAsiaTheme="minorEastAsia" w:cs="Segoe UI"/>
                <w:sz w:val="18"/>
                <w:szCs w:val="18"/>
                <w:lang w:val="pt-BR"/>
              </w:rPr>
              <w:t>.</w:t>
            </w:r>
          </w:p>
        </w:tc>
        <w:tc>
          <w:tcPr>
            <w:tcW w:w="0" w:type="auto"/>
            <w:shd w:val="clear" w:color="auto" w:fill="FFFFFF" w:themeFill="background1"/>
            <w:vAlign w:val="center"/>
          </w:tcPr>
          <w:p w14:paraId="5F75097F" w14:textId="10A3971C" w:rsidR="00602FA8" w:rsidRPr="009A40FA" w:rsidRDefault="54F7F935" w:rsidP="10C4156E">
            <w:pPr>
              <w:spacing w:after="0" w:line="259" w:lineRule="auto"/>
              <w:rPr>
                <w:rFonts w:eastAsiaTheme="minorEastAsia" w:cs="Segoe UI"/>
                <w:sz w:val="18"/>
                <w:szCs w:val="18"/>
                <w:lang w:val="pt-PT"/>
              </w:rPr>
            </w:pPr>
            <w:r w:rsidRPr="31A65990">
              <w:rPr>
                <w:rFonts w:eastAsiaTheme="minorEastAsia" w:cs="Segoe UI"/>
                <w:sz w:val="18"/>
                <w:szCs w:val="18"/>
                <w:lang w:val="pt-PT"/>
              </w:rPr>
              <w:t>Fornecer evidência quantitativa para suportar a decisão de investimento</w:t>
            </w:r>
            <w:r w:rsidR="65AF09D9" w:rsidRPr="31A65990">
              <w:rPr>
                <w:rFonts w:eastAsiaTheme="minorEastAsia" w:cs="Segoe UI"/>
                <w:sz w:val="18"/>
                <w:szCs w:val="18"/>
                <w:lang w:val="pt-PT"/>
              </w:rPr>
              <w:t xml:space="preserve"> </w:t>
            </w:r>
            <w:r w:rsidRPr="31A65990">
              <w:rPr>
                <w:rFonts w:eastAsiaTheme="minorEastAsia" w:cs="Segoe UI"/>
                <w:sz w:val="18"/>
                <w:szCs w:val="18"/>
                <w:lang w:val="pt-BR"/>
              </w:rPr>
              <w:t>no</w:t>
            </w:r>
            <w:r w:rsidRPr="31A65990">
              <w:rPr>
                <w:rFonts w:eastAsiaTheme="minorEastAsia" w:cs="Segoe UI"/>
                <w:sz w:val="18"/>
                <w:szCs w:val="18"/>
                <w:lang w:val="pt-PT"/>
              </w:rPr>
              <w:t xml:space="preserve"> TFM</w:t>
            </w:r>
            <w:r w:rsidRPr="31A65990">
              <w:rPr>
                <w:rFonts w:eastAsiaTheme="minorEastAsia" w:cs="Segoe UI"/>
                <w:sz w:val="18"/>
                <w:szCs w:val="18"/>
                <w:lang w:val="pt-BR"/>
              </w:rPr>
              <w:t xml:space="preserve"> em análise</w:t>
            </w:r>
            <w:r w:rsidRPr="31A65990">
              <w:rPr>
                <w:rFonts w:eastAsiaTheme="minorEastAsia" w:cs="Segoe UI"/>
                <w:sz w:val="18"/>
                <w:szCs w:val="18"/>
                <w:lang w:val="pt-PT"/>
              </w:rPr>
              <w:t>, comparando desempenho, custo computacional e facilidade de implementação</w:t>
            </w:r>
            <w:r w:rsidR="2DBD951C" w:rsidRPr="31A65990">
              <w:rPr>
                <w:rFonts w:eastAsiaTheme="minorEastAsia" w:cs="Segoe UI"/>
                <w:sz w:val="18"/>
                <w:szCs w:val="18"/>
                <w:lang w:val="pt-PT"/>
              </w:rPr>
              <w:t>.</w:t>
            </w:r>
          </w:p>
        </w:tc>
        <w:tc>
          <w:tcPr>
            <w:tcW w:w="0" w:type="auto"/>
            <w:shd w:val="clear" w:color="auto" w:fill="FFFFFF" w:themeFill="background1"/>
            <w:vAlign w:val="center"/>
          </w:tcPr>
          <w:p w14:paraId="5F750980" w14:textId="77777777" w:rsidR="00602FA8" w:rsidRDefault="008B6628" w:rsidP="00E577BF">
            <w:pPr>
              <w:spacing w:after="0" w:line="259" w:lineRule="auto"/>
              <w:jc w:val="center"/>
              <w:rPr>
                <w:rFonts w:eastAsiaTheme="minorEastAsia" w:cs="Segoe UI"/>
                <w:sz w:val="18"/>
                <w:szCs w:val="18"/>
                <w:lang w:val="en-US"/>
              </w:rPr>
            </w:pPr>
            <w:r>
              <w:rPr>
                <w:rFonts w:eastAsiaTheme="minorEastAsia" w:cs="Segoe UI"/>
                <w:sz w:val="18"/>
                <w:szCs w:val="18"/>
                <w:lang w:val="en-US"/>
              </w:rPr>
              <w:t>TRL 2</w:t>
            </w:r>
          </w:p>
        </w:tc>
        <w:tc>
          <w:tcPr>
            <w:tcW w:w="0" w:type="auto"/>
            <w:shd w:val="clear" w:color="auto" w:fill="FFFFFF" w:themeFill="background1"/>
            <w:vAlign w:val="center"/>
          </w:tcPr>
          <w:p w14:paraId="5F750981" w14:textId="211038D2" w:rsidR="00602FA8" w:rsidRDefault="008B6628" w:rsidP="00E577BF">
            <w:pPr>
              <w:spacing w:after="0" w:line="259" w:lineRule="auto"/>
              <w:jc w:val="center"/>
              <w:rPr>
                <w:rFonts w:eastAsiaTheme="minorEastAsia" w:cs="Segoe UI"/>
                <w:sz w:val="18"/>
                <w:szCs w:val="18"/>
                <w:lang w:val="en-US"/>
              </w:rPr>
            </w:pPr>
            <w:r>
              <w:rPr>
                <w:rFonts w:eastAsiaTheme="minorEastAsia" w:cs="Segoe UI"/>
                <w:sz w:val="18"/>
                <w:szCs w:val="18"/>
                <w:lang w:val="en-US"/>
              </w:rPr>
              <w:t xml:space="preserve">TRL </w:t>
            </w:r>
            <w:r w:rsidR="00A4762D">
              <w:rPr>
                <w:rFonts w:eastAsiaTheme="minorEastAsia" w:cs="Segoe UI"/>
                <w:sz w:val="18"/>
                <w:szCs w:val="18"/>
                <w:lang w:val="en-US"/>
              </w:rPr>
              <w:t>3</w:t>
            </w:r>
          </w:p>
        </w:tc>
      </w:tr>
      <w:tr w:rsidR="00BA0A64" w14:paraId="5F750988" w14:textId="77777777" w:rsidTr="00044B2B">
        <w:trPr>
          <w:trHeight w:val="258"/>
        </w:trPr>
        <w:tc>
          <w:tcPr>
            <w:tcW w:w="0" w:type="auto"/>
            <w:vAlign w:val="center"/>
          </w:tcPr>
          <w:p w14:paraId="5F750983" w14:textId="120AABBF" w:rsidR="00602FA8" w:rsidRPr="00E577BF" w:rsidRDefault="54F7F935" w:rsidP="00E577BF">
            <w:pPr>
              <w:spacing w:after="0" w:line="259" w:lineRule="auto"/>
              <w:jc w:val="center"/>
              <w:rPr>
                <w:rFonts w:eastAsiaTheme="minorEastAsia" w:cs="Segoe UI"/>
                <w:b/>
                <w:bCs/>
                <w:sz w:val="18"/>
                <w:szCs w:val="18"/>
                <w:lang w:val="en-US"/>
              </w:rPr>
            </w:pPr>
            <w:r w:rsidRPr="00E577BF">
              <w:rPr>
                <w:rFonts w:eastAsiaTheme="minorEastAsia" w:cs="Segoe UI"/>
                <w:b/>
                <w:bCs/>
                <w:sz w:val="18"/>
                <w:szCs w:val="18"/>
                <w:lang w:val="en-US"/>
              </w:rPr>
              <w:lastRenderedPageBreak/>
              <w:t>R</w:t>
            </w:r>
            <w:r w:rsidR="732D3197" w:rsidRPr="391615AB">
              <w:rPr>
                <w:rFonts w:eastAsiaTheme="minorEastAsia" w:cs="Segoe UI"/>
                <w:b/>
                <w:bCs/>
                <w:sz w:val="18"/>
                <w:szCs w:val="18"/>
                <w:lang w:val="pt-BR"/>
              </w:rPr>
              <w:t>4</w:t>
            </w:r>
          </w:p>
        </w:tc>
        <w:tc>
          <w:tcPr>
            <w:tcW w:w="0" w:type="auto"/>
            <w:shd w:val="clear" w:color="auto" w:fill="FFFFFF" w:themeFill="background1"/>
            <w:vAlign w:val="center"/>
          </w:tcPr>
          <w:p w14:paraId="5F750984" w14:textId="3C1FC269" w:rsidR="00602FA8" w:rsidRPr="009A40FA" w:rsidRDefault="54F7F935" w:rsidP="31A65990">
            <w:pPr>
              <w:spacing w:after="0" w:line="259" w:lineRule="auto"/>
              <w:rPr>
                <w:rFonts w:eastAsiaTheme="minorEastAsia" w:cs="Segoe UI"/>
                <w:sz w:val="18"/>
                <w:szCs w:val="18"/>
                <w:lang w:val="pt-BR"/>
              </w:rPr>
            </w:pPr>
            <w:r w:rsidRPr="31A65990">
              <w:rPr>
                <w:rFonts w:eastAsiaTheme="minorEastAsia" w:cs="Segoe UI"/>
                <w:sz w:val="18"/>
                <w:szCs w:val="18"/>
                <w:lang w:val="pt-PT"/>
              </w:rPr>
              <w:t xml:space="preserve">Pipeline de avaliação comparativa </w:t>
            </w:r>
            <w:r w:rsidRPr="31A65990">
              <w:rPr>
                <w:rFonts w:eastAsiaTheme="minorEastAsia" w:cs="Segoe UI"/>
                <w:sz w:val="18"/>
                <w:szCs w:val="18"/>
                <w:lang w:val="pt-BR"/>
              </w:rPr>
              <w:t xml:space="preserve">do modelo </w:t>
            </w:r>
            <w:proofErr w:type="spellStart"/>
            <w:r w:rsidRPr="31A65990">
              <w:rPr>
                <w:sz w:val="20"/>
                <w:szCs w:val="20"/>
                <w:lang w:val="pt-PT"/>
              </w:rPr>
              <w:t>Dashboard Offline com Interface de Linha de Comando</w:t>
            </w:r>
            <w:proofErr w:type="spellEnd"/>
            <w:r w:rsidRPr="31A65990">
              <w:rPr>
                <w:sz w:val="20"/>
                <w:szCs w:val="20"/>
                <w:lang w:val="pt-PT"/>
              </w:rPr>
              <w:t xml:space="preserve"> v2</w:t>
            </w:r>
            <w:r w:rsidR="35AE9E26" w:rsidRPr="31A65990">
              <w:rPr>
                <w:rFonts w:eastAsiaTheme="minorEastAsia" w:cs="Segoe UI"/>
                <w:sz w:val="18"/>
                <w:szCs w:val="18"/>
                <w:lang w:val="pt-BR"/>
              </w:rPr>
              <w:t xml:space="preserve"> </w:t>
            </w:r>
            <w:r w:rsidRPr="31A65990">
              <w:rPr>
                <w:rFonts w:eastAsiaTheme="minorEastAsia" w:cs="Segoe UI"/>
                <w:sz w:val="18"/>
                <w:szCs w:val="18"/>
                <w:lang w:val="pt-PT"/>
              </w:rPr>
              <w:t>c</w:t>
            </w:r>
            <w:r w:rsidRPr="31A65990">
              <w:rPr>
                <w:rFonts w:eastAsiaTheme="minorEastAsia" w:cs="Segoe UI"/>
                <w:sz w:val="18"/>
                <w:szCs w:val="18"/>
                <w:lang w:val="pt-BR"/>
              </w:rPr>
              <w:t>om a baseline</w:t>
            </w:r>
            <w:r w:rsidR="14942A1D" w:rsidRPr="31A65990">
              <w:rPr>
                <w:rFonts w:eastAsiaTheme="minorEastAsia" w:cs="Segoe UI"/>
                <w:sz w:val="18"/>
                <w:szCs w:val="18"/>
                <w:lang w:val="pt-BR"/>
              </w:rPr>
              <w:t>.</w:t>
            </w:r>
          </w:p>
        </w:tc>
        <w:tc>
          <w:tcPr>
            <w:tcW w:w="0" w:type="auto"/>
            <w:shd w:val="clear" w:color="auto" w:fill="FFFFFF" w:themeFill="background1"/>
            <w:vAlign w:val="center"/>
          </w:tcPr>
          <w:p w14:paraId="5F750985" w14:textId="77777777" w:rsidR="00602FA8" w:rsidRPr="009A40FA" w:rsidRDefault="54F7F935" w:rsidP="391615AB">
            <w:pPr>
              <w:spacing w:after="0" w:line="259" w:lineRule="auto"/>
              <w:rPr>
                <w:rFonts w:eastAsiaTheme="minorEastAsia" w:cs="Segoe UI"/>
                <w:sz w:val="18"/>
                <w:szCs w:val="18"/>
                <w:lang w:val="pt-PT"/>
              </w:rPr>
            </w:pPr>
            <w:r w:rsidRPr="391615AB">
              <w:rPr>
                <w:rFonts w:eastAsiaTheme="minorEastAsia" w:cs="Segoe UI"/>
                <w:sz w:val="18"/>
                <w:szCs w:val="18"/>
                <w:lang w:val="pt-PT"/>
              </w:rPr>
              <w:t xml:space="preserve">Fornecer evidência quantitativa para suportar a decisão de investimento </w:t>
            </w:r>
            <w:r w:rsidRPr="391615AB">
              <w:rPr>
                <w:rFonts w:eastAsiaTheme="minorEastAsia" w:cs="Segoe UI"/>
                <w:sz w:val="18"/>
                <w:szCs w:val="18"/>
                <w:lang w:val="pt-BR"/>
              </w:rPr>
              <w:t>no</w:t>
            </w:r>
            <w:r w:rsidRPr="391615AB">
              <w:rPr>
                <w:rFonts w:eastAsiaTheme="minorEastAsia" w:cs="Segoe UI"/>
                <w:sz w:val="18"/>
                <w:szCs w:val="18"/>
                <w:lang w:val="pt-PT"/>
              </w:rPr>
              <w:t xml:space="preserve"> TFM</w:t>
            </w:r>
            <w:r w:rsidRPr="391615AB">
              <w:rPr>
                <w:rFonts w:eastAsiaTheme="minorEastAsia" w:cs="Segoe UI"/>
                <w:sz w:val="18"/>
                <w:szCs w:val="18"/>
                <w:lang w:val="pt-BR"/>
              </w:rPr>
              <w:t xml:space="preserve"> em análise</w:t>
            </w:r>
            <w:r w:rsidRPr="391615AB">
              <w:rPr>
                <w:rFonts w:eastAsiaTheme="minorEastAsia" w:cs="Segoe UI"/>
                <w:sz w:val="18"/>
                <w:szCs w:val="18"/>
                <w:lang w:val="pt-PT"/>
              </w:rPr>
              <w:t>, comparando desempenho, custo computacional e facilidade de implementação</w:t>
            </w:r>
          </w:p>
        </w:tc>
        <w:tc>
          <w:tcPr>
            <w:tcW w:w="0" w:type="auto"/>
            <w:shd w:val="clear" w:color="auto" w:fill="FFFFFF" w:themeFill="background1"/>
            <w:vAlign w:val="center"/>
          </w:tcPr>
          <w:p w14:paraId="5F750986" w14:textId="77777777" w:rsidR="00602FA8" w:rsidRDefault="008B6628" w:rsidP="009A7AF9">
            <w:pPr>
              <w:spacing w:after="0" w:line="259" w:lineRule="auto"/>
              <w:jc w:val="center"/>
              <w:rPr>
                <w:rFonts w:eastAsiaTheme="minorEastAsia" w:cs="Segoe UI"/>
                <w:sz w:val="18"/>
                <w:szCs w:val="18"/>
                <w:lang w:val="en-US"/>
              </w:rPr>
            </w:pPr>
            <w:r>
              <w:rPr>
                <w:rFonts w:eastAsiaTheme="minorEastAsia" w:cs="Segoe UI"/>
                <w:sz w:val="18"/>
                <w:szCs w:val="18"/>
                <w:lang w:val="en-US"/>
              </w:rPr>
              <w:t>TRL 2</w:t>
            </w:r>
          </w:p>
        </w:tc>
        <w:tc>
          <w:tcPr>
            <w:tcW w:w="0" w:type="auto"/>
            <w:shd w:val="clear" w:color="auto" w:fill="FFFFFF" w:themeFill="background1"/>
            <w:vAlign w:val="center"/>
          </w:tcPr>
          <w:p w14:paraId="5F750987" w14:textId="407D9E6F" w:rsidR="00602FA8" w:rsidRDefault="008B6628" w:rsidP="009A7AF9">
            <w:pPr>
              <w:spacing w:after="0" w:line="259" w:lineRule="auto"/>
              <w:jc w:val="center"/>
              <w:rPr>
                <w:rFonts w:eastAsiaTheme="minorEastAsia" w:cs="Segoe UI"/>
                <w:sz w:val="18"/>
                <w:szCs w:val="18"/>
                <w:lang w:val="en-US"/>
              </w:rPr>
            </w:pPr>
            <w:r>
              <w:rPr>
                <w:rFonts w:eastAsiaTheme="minorEastAsia" w:cs="Segoe UI"/>
                <w:sz w:val="18"/>
                <w:szCs w:val="18"/>
                <w:lang w:val="en-US"/>
              </w:rPr>
              <w:t xml:space="preserve">TRL </w:t>
            </w:r>
            <w:r w:rsidR="00A4762D">
              <w:rPr>
                <w:rFonts w:eastAsiaTheme="minorEastAsia" w:cs="Segoe UI"/>
                <w:sz w:val="18"/>
                <w:szCs w:val="18"/>
                <w:lang w:val="en-US"/>
              </w:rPr>
              <w:t>3</w:t>
            </w:r>
          </w:p>
        </w:tc>
      </w:tr>
    </w:tbl>
    <w:p w14:paraId="5F750989" w14:textId="77777777" w:rsidR="00602FA8" w:rsidRDefault="00602FA8">
      <w:pPr>
        <w:rPr>
          <w:lang w:val="en-US"/>
        </w:rPr>
      </w:pPr>
    </w:p>
    <w:p w14:paraId="5F75098A" w14:textId="77777777" w:rsidR="00602FA8" w:rsidRDefault="008B6628">
      <w:pPr>
        <w:pStyle w:val="Heading1"/>
        <w:numPr>
          <w:ilvl w:val="0"/>
          <w:numId w:val="3"/>
        </w:numPr>
        <w:ind w:left="426" w:hanging="426"/>
        <w:jc w:val="both"/>
        <w:rPr>
          <w:rFonts w:cs="Segoe UI"/>
          <w:color w:val="002060"/>
          <w:sz w:val="24"/>
          <w:szCs w:val="24"/>
          <w:lang w:val="pt-PT"/>
        </w:rPr>
      </w:pPr>
      <w:r>
        <w:rPr>
          <w:rFonts w:cs="Segoe UI"/>
          <w:color w:val="002060"/>
          <w:sz w:val="24"/>
          <w:szCs w:val="24"/>
          <w:lang w:val="pt-PT"/>
        </w:rPr>
        <w:t xml:space="preserve">Estado de Arte e Estado da Prática </w:t>
      </w:r>
    </w:p>
    <w:p w14:paraId="5F75098B" w14:textId="02FEA8D9" w:rsidR="00602FA8" w:rsidRDefault="008B6628">
      <w:pPr>
        <w:jc w:val="both"/>
        <w:rPr>
          <w:rFonts w:cs="Segoe UI"/>
          <w:color w:val="000000" w:themeColor="text1"/>
          <w:sz w:val="20"/>
          <w:szCs w:val="20"/>
          <w:lang w:val="pt-PT"/>
        </w:rPr>
      </w:pPr>
      <w:r w:rsidRPr="31A65990">
        <w:rPr>
          <w:rFonts w:cs="Segoe UI"/>
          <w:color w:val="000000" w:themeColor="text1"/>
          <w:sz w:val="20"/>
          <w:szCs w:val="20"/>
          <w:lang w:val="pt-PT"/>
        </w:rPr>
        <w:t xml:space="preserve">Os Modelos </w:t>
      </w:r>
      <w:r w:rsidR="5ED50B46" w:rsidRPr="31A65990">
        <w:rPr>
          <w:rFonts w:cs="Segoe UI"/>
          <w:color w:val="000000" w:themeColor="text1"/>
          <w:sz w:val="20"/>
          <w:szCs w:val="20"/>
          <w:lang w:val="pt-PT"/>
        </w:rPr>
        <w:t xml:space="preserve">Fundacionais </w:t>
      </w:r>
      <w:r w:rsidRPr="31A65990">
        <w:rPr>
          <w:rFonts w:cs="Segoe UI"/>
          <w:color w:val="000000" w:themeColor="text1"/>
          <w:sz w:val="20"/>
          <w:szCs w:val="20"/>
          <w:lang w:val="pt-PT"/>
        </w:rPr>
        <w:t>Tabulares (</w:t>
      </w:r>
      <w:proofErr w:type="spellStart"/>
      <w:r w:rsidRPr="31A65990">
        <w:rPr>
          <w:rFonts w:cs="Segoe UI"/>
          <w:color w:val="000000" w:themeColor="text1"/>
          <w:sz w:val="20"/>
          <w:szCs w:val="20"/>
          <w:lang w:val="pt-PT"/>
        </w:rPr>
        <w:t>TFMs</w:t>
      </w:r>
      <w:proofErr w:type="spellEnd"/>
      <w:r w:rsidRPr="31A65990">
        <w:rPr>
          <w:rFonts w:cs="Segoe UI"/>
          <w:color w:val="000000" w:themeColor="text1"/>
          <w:sz w:val="20"/>
          <w:szCs w:val="20"/>
          <w:lang w:val="pt-PT"/>
        </w:rPr>
        <w:t xml:space="preserve">) representam um avanço recente </w:t>
      </w:r>
      <w:r w:rsidR="00C5107D" w:rsidRPr="31A65990">
        <w:rPr>
          <w:rFonts w:cs="Segoe UI"/>
          <w:color w:val="000000" w:themeColor="text1"/>
          <w:sz w:val="20"/>
          <w:szCs w:val="20"/>
          <w:lang w:val="pt-PT"/>
        </w:rPr>
        <w:t xml:space="preserve">no </w:t>
      </w:r>
      <w:r w:rsidR="008473CA" w:rsidRPr="31A65990">
        <w:rPr>
          <w:rFonts w:cs="Segoe UI"/>
          <w:color w:val="000000" w:themeColor="text1"/>
          <w:sz w:val="20"/>
          <w:szCs w:val="20"/>
          <w:lang w:val="pt-PT"/>
        </w:rPr>
        <w:t>domínio da inteligência artificial aplicada a</w:t>
      </w:r>
      <w:r w:rsidRPr="31A65990">
        <w:rPr>
          <w:rFonts w:cs="Segoe UI"/>
          <w:color w:val="000000" w:themeColor="text1"/>
          <w:sz w:val="20"/>
          <w:szCs w:val="20"/>
          <w:lang w:val="pt-PT"/>
        </w:rPr>
        <w:t xml:space="preserve"> dados estruturados. O OPC UA </w:t>
      </w:r>
      <w:r w:rsidR="00FC728A" w:rsidRPr="31A65990">
        <w:rPr>
          <w:rFonts w:cs="Segoe UI"/>
          <w:color w:val="000000" w:themeColor="text1"/>
          <w:sz w:val="20"/>
          <w:szCs w:val="20"/>
          <w:lang w:val="pt-PT"/>
        </w:rPr>
        <w:t>(</w:t>
      </w:r>
      <w:r w:rsidRPr="31A65990">
        <w:rPr>
          <w:rFonts w:cs="Segoe UI"/>
          <w:color w:val="000000" w:themeColor="text1"/>
          <w:sz w:val="20"/>
          <w:szCs w:val="20"/>
          <w:lang w:val="pt-PT"/>
        </w:rPr>
        <w:t>lançado em nov</w:t>
      </w:r>
      <w:r w:rsidR="00AF7F7E" w:rsidRPr="31A65990">
        <w:rPr>
          <w:rFonts w:cs="Segoe UI"/>
          <w:color w:val="000000" w:themeColor="text1"/>
          <w:sz w:val="20"/>
          <w:szCs w:val="20"/>
          <w:lang w:val="pt-PT"/>
        </w:rPr>
        <w:t>embro de</w:t>
      </w:r>
      <w:r w:rsidRPr="31A65990">
        <w:rPr>
          <w:rFonts w:cs="Segoe UI"/>
          <w:color w:val="000000" w:themeColor="text1"/>
          <w:sz w:val="20"/>
          <w:szCs w:val="20"/>
          <w:lang w:val="pt-PT"/>
        </w:rPr>
        <w:t xml:space="preserve"> 2025</w:t>
      </w:r>
      <w:r w:rsidR="00FC728A" w:rsidRPr="31A65990">
        <w:rPr>
          <w:rFonts w:cs="Segoe UI"/>
          <w:color w:val="000000" w:themeColor="text1"/>
          <w:sz w:val="20"/>
          <w:szCs w:val="20"/>
          <w:lang w:val="pt-PT"/>
        </w:rPr>
        <w:t>)</w:t>
      </w:r>
      <w:r w:rsidRPr="31A65990">
        <w:rPr>
          <w:rFonts w:cs="Segoe UI"/>
          <w:color w:val="000000" w:themeColor="text1"/>
          <w:sz w:val="20"/>
          <w:szCs w:val="20"/>
          <w:lang w:val="pt-PT"/>
        </w:rPr>
        <w:t xml:space="preserve">, </w:t>
      </w:r>
      <w:r w:rsidR="006B0C28" w:rsidRPr="31A65990">
        <w:rPr>
          <w:rFonts w:cs="Segoe UI"/>
          <w:color w:val="000000" w:themeColor="text1"/>
          <w:sz w:val="20"/>
          <w:szCs w:val="20"/>
          <w:lang w:val="pt-PT"/>
        </w:rPr>
        <w:t xml:space="preserve">destaca-se como </w:t>
      </w:r>
      <w:r w:rsidRPr="31A65990">
        <w:rPr>
          <w:rFonts w:cs="Segoe UI"/>
          <w:color w:val="000000" w:themeColor="text1"/>
          <w:sz w:val="20"/>
          <w:szCs w:val="20"/>
          <w:lang w:val="pt-PT"/>
        </w:rPr>
        <w:t xml:space="preserve">o primeiro modelo relacional pré-treinado </w:t>
      </w:r>
      <w:r w:rsidR="006B0C28" w:rsidRPr="31A65990">
        <w:rPr>
          <w:rFonts w:cs="Segoe UI"/>
          <w:color w:val="000000" w:themeColor="text1"/>
          <w:sz w:val="20"/>
          <w:szCs w:val="20"/>
          <w:lang w:val="pt-PT"/>
        </w:rPr>
        <w:t>orientado</w:t>
      </w:r>
      <w:r w:rsidR="004F743B" w:rsidRPr="31A65990">
        <w:rPr>
          <w:rFonts w:cs="Segoe UI"/>
          <w:color w:val="000000" w:themeColor="text1"/>
          <w:sz w:val="20"/>
          <w:szCs w:val="20"/>
          <w:lang w:val="pt-PT"/>
        </w:rPr>
        <w:t xml:space="preserve"> </w:t>
      </w:r>
      <w:r w:rsidRPr="31A65990">
        <w:rPr>
          <w:rFonts w:cs="Segoe UI"/>
          <w:color w:val="000000" w:themeColor="text1"/>
          <w:sz w:val="20"/>
          <w:szCs w:val="20"/>
          <w:lang w:val="pt-PT"/>
        </w:rPr>
        <w:t xml:space="preserve">para dados empresariais, </w:t>
      </w:r>
      <w:r w:rsidR="004F743B" w:rsidRPr="31A65990">
        <w:rPr>
          <w:rFonts w:cs="Segoe UI"/>
          <w:color w:val="000000" w:themeColor="text1"/>
          <w:sz w:val="20"/>
          <w:szCs w:val="20"/>
          <w:lang w:val="pt-PT"/>
        </w:rPr>
        <w:t xml:space="preserve">recorrendo a </w:t>
      </w:r>
      <w:proofErr w:type="spellStart"/>
      <w:r w:rsidRPr="31A65990">
        <w:rPr>
          <w:rFonts w:cs="Segoe UI"/>
          <w:i/>
          <w:iCs/>
          <w:color w:val="000000" w:themeColor="text1"/>
          <w:sz w:val="20"/>
          <w:szCs w:val="20"/>
          <w:lang w:val="pt-PT"/>
        </w:rPr>
        <w:t>in-context</w:t>
      </w:r>
      <w:proofErr w:type="spellEnd"/>
      <w:r w:rsidRPr="31A65990">
        <w:rPr>
          <w:rFonts w:cs="Segoe UI"/>
          <w:i/>
          <w:iCs/>
          <w:color w:val="000000" w:themeColor="text1"/>
          <w:sz w:val="20"/>
          <w:szCs w:val="20"/>
          <w:lang w:val="pt-PT"/>
        </w:rPr>
        <w:t xml:space="preserve"> </w:t>
      </w:r>
      <w:proofErr w:type="spellStart"/>
      <w:r w:rsidRPr="31A65990">
        <w:rPr>
          <w:rFonts w:cs="Segoe UI"/>
          <w:i/>
          <w:iCs/>
          <w:color w:val="000000" w:themeColor="text1"/>
          <w:sz w:val="20"/>
          <w:szCs w:val="20"/>
          <w:lang w:val="pt-PT"/>
        </w:rPr>
        <w:t>learning</w:t>
      </w:r>
      <w:proofErr w:type="spellEnd"/>
      <w:r w:rsidRPr="31A65990">
        <w:rPr>
          <w:rFonts w:cs="Segoe UI"/>
          <w:color w:val="000000" w:themeColor="text1"/>
          <w:sz w:val="20"/>
          <w:szCs w:val="20"/>
          <w:lang w:val="pt-PT"/>
        </w:rPr>
        <w:t xml:space="preserve"> (ICL) para</w:t>
      </w:r>
      <w:r w:rsidR="004F743B" w:rsidRPr="31A65990">
        <w:rPr>
          <w:rFonts w:cs="Segoe UI"/>
          <w:color w:val="000000" w:themeColor="text1"/>
          <w:sz w:val="20"/>
          <w:szCs w:val="20"/>
          <w:lang w:val="pt-PT"/>
        </w:rPr>
        <w:t xml:space="preserve"> realizar</w:t>
      </w:r>
      <w:r w:rsidRPr="31A65990">
        <w:rPr>
          <w:rFonts w:cs="Segoe UI"/>
          <w:color w:val="000000" w:themeColor="text1"/>
          <w:sz w:val="20"/>
          <w:szCs w:val="20"/>
          <w:lang w:val="pt-PT"/>
        </w:rPr>
        <w:t xml:space="preserve"> previsões sem</w:t>
      </w:r>
      <w:r w:rsidR="00804FF9" w:rsidRPr="31A65990">
        <w:rPr>
          <w:rFonts w:cs="Segoe UI"/>
          <w:color w:val="000000" w:themeColor="text1"/>
          <w:sz w:val="20"/>
          <w:szCs w:val="20"/>
          <w:lang w:val="pt-PT"/>
        </w:rPr>
        <w:t xml:space="preserve"> necessidade de</w:t>
      </w:r>
      <w:r w:rsidRPr="31A65990">
        <w:rPr>
          <w:rFonts w:cs="Segoe UI"/>
          <w:color w:val="000000" w:themeColor="text1"/>
          <w:sz w:val="20"/>
          <w:szCs w:val="20"/>
          <w:lang w:val="pt-PT"/>
        </w:rPr>
        <w:t xml:space="preserve"> treino adicional. O </w:t>
      </w:r>
      <w:proofErr w:type="spellStart"/>
      <w:r w:rsidRPr="31A65990">
        <w:rPr>
          <w:rFonts w:cs="Segoe UI"/>
          <w:color w:val="000000" w:themeColor="text1"/>
          <w:sz w:val="20"/>
          <w:szCs w:val="20"/>
          <w:lang w:val="pt-PT"/>
        </w:rPr>
        <w:t>Python Framework para Dados Históricos</w:t>
      </w:r>
      <w:proofErr w:type="spellEnd"/>
      <w:r w:rsidRPr="31A65990">
        <w:rPr>
          <w:rFonts w:cs="Segoe UI"/>
          <w:color w:val="000000" w:themeColor="text1"/>
          <w:sz w:val="20"/>
          <w:szCs w:val="20"/>
          <w:lang w:val="pt-PT"/>
        </w:rPr>
        <w:t xml:space="preserve"> v2.5 (</w:t>
      </w:r>
      <w:r w:rsidR="00804FF9" w:rsidRPr="31A65990">
        <w:rPr>
          <w:rFonts w:cs="Segoe UI"/>
          <w:color w:val="000000" w:themeColor="text1"/>
          <w:sz w:val="20"/>
          <w:szCs w:val="20"/>
          <w:lang w:val="pt-PT"/>
        </w:rPr>
        <w:t xml:space="preserve">disponibilizado pela </w:t>
      </w:r>
      <w:r w:rsidRPr="31A65990">
        <w:rPr>
          <w:rFonts w:cs="Segoe UI"/>
          <w:color w:val="000000" w:themeColor="text1"/>
          <w:sz w:val="20"/>
          <w:szCs w:val="20"/>
          <w:lang w:val="pt-PT"/>
        </w:rPr>
        <w:t xml:space="preserve">Prior </w:t>
      </w:r>
      <w:proofErr w:type="spellStart"/>
      <w:r w:rsidRPr="31A65990">
        <w:rPr>
          <w:rFonts w:cs="Segoe UI"/>
          <w:color w:val="000000" w:themeColor="text1"/>
          <w:sz w:val="20"/>
          <w:szCs w:val="20"/>
          <w:lang w:val="pt-PT"/>
        </w:rPr>
        <w:t>Labs</w:t>
      </w:r>
      <w:proofErr w:type="spellEnd"/>
      <w:r w:rsidR="00D41663" w:rsidRPr="31A65990">
        <w:rPr>
          <w:rFonts w:cs="Segoe UI"/>
          <w:color w:val="000000" w:themeColor="text1"/>
          <w:sz w:val="20"/>
          <w:szCs w:val="20"/>
          <w:lang w:val="pt-PT"/>
        </w:rPr>
        <w:t xml:space="preserve"> em</w:t>
      </w:r>
      <w:r w:rsidRPr="31A65990">
        <w:rPr>
          <w:rFonts w:cs="Segoe UI"/>
          <w:color w:val="000000" w:themeColor="text1"/>
          <w:sz w:val="20"/>
          <w:szCs w:val="20"/>
          <w:lang w:val="pt-PT"/>
        </w:rPr>
        <w:t xml:space="preserve"> nov</w:t>
      </w:r>
      <w:r w:rsidR="00D41663" w:rsidRPr="31A65990">
        <w:rPr>
          <w:rFonts w:cs="Segoe UI"/>
          <w:color w:val="000000" w:themeColor="text1"/>
          <w:sz w:val="20"/>
          <w:szCs w:val="20"/>
          <w:lang w:val="pt-PT"/>
        </w:rPr>
        <w:t>embro</w:t>
      </w:r>
      <w:r w:rsidRPr="31A65990">
        <w:rPr>
          <w:rFonts w:cs="Segoe UI"/>
          <w:color w:val="000000" w:themeColor="text1"/>
          <w:sz w:val="20"/>
          <w:szCs w:val="20"/>
          <w:lang w:val="pt-PT"/>
        </w:rPr>
        <w:t xml:space="preserve"> 2025) é </w:t>
      </w:r>
      <w:r w:rsidR="00D41663" w:rsidRPr="31A65990">
        <w:rPr>
          <w:rFonts w:cs="Segoe UI"/>
          <w:color w:val="000000" w:themeColor="text1"/>
          <w:sz w:val="20"/>
          <w:szCs w:val="20"/>
          <w:lang w:val="pt-PT"/>
        </w:rPr>
        <w:t xml:space="preserve">apontado como </w:t>
      </w:r>
      <w:r w:rsidRPr="31A65990">
        <w:rPr>
          <w:rFonts w:cs="Segoe UI"/>
          <w:color w:val="000000" w:themeColor="text1"/>
          <w:sz w:val="20"/>
          <w:szCs w:val="20"/>
          <w:lang w:val="pt-PT"/>
        </w:rPr>
        <w:t xml:space="preserve">estado da arte em </w:t>
      </w:r>
      <w:proofErr w:type="spellStart"/>
      <w:r w:rsidRPr="31A65990">
        <w:rPr>
          <w:rFonts w:cs="Segoe UI"/>
          <w:i/>
          <w:iCs/>
          <w:color w:val="000000" w:themeColor="text1"/>
          <w:sz w:val="20"/>
          <w:szCs w:val="20"/>
          <w:lang w:val="pt-PT"/>
        </w:rPr>
        <w:t>benchmarks</w:t>
      </w:r>
      <w:proofErr w:type="spellEnd"/>
      <w:r w:rsidRPr="31A65990">
        <w:rPr>
          <w:rFonts w:cs="Segoe UI"/>
          <w:color w:val="000000" w:themeColor="text1"/>
          <w:sz w:val="20"/>
          <w:szCs w:val="20"/>
          <w:lang w:val="pt-PT"/>
        </w:rPr>
        <w:t xml:space="preserve"> </w:t>
      </w:r>
      <w:r w:rsidR="00D41663" w:rsidRPr="31A65990">
        <w:rPr>
          <w:rFonts w:cs="Segoe UI"/>
          <w:color w:val="000000" w:themeColor="text1"/>
          <w:sz w:val="20"/>
          <w:szCs w:val="20"/>
          <w:lang w:val="pt-PT"/>
        </w:rPr>
        <w:t xml:space="preserve">de dados </w:t>
      </w:r>
      <w:r w:rsidRPr="31A65990">
        <w:rPr>
          <w:rFonts w:cs="Segoe UI"/>
          <w:color w:val="000000" w:themeColor="text1"/>
          <w:sz w:val="20"/>
          <w:szCs w:val="20"/>
          <w:lang w:val="pt-PT"/>
        </w:rPr>
        <w:t xml:space="preserve">tabulares, suportando </w:t>
      </w:r>
      <w:r w:rsidR="00C056AE" w:rsidRPr="31A65990">
        <w:rPr>
          <w:rFonts w:cs="Segoe UI"/>
          <w:color w:val="000000" w:themeColor="text1"/>
          <w:sz w:val="20"/>
          <w:szCs w:val="20"/>
          <w:lang w:val="pt-PT"/>
        </w:rPr>
        <w:t xml:space="preserve">conjuntos de dados com </w:t>
      </w:r>
      <w:r w:rsidRPr="31A65990">
        <w:rPr>
          <w:rFonts w:cs="Segoe UI"/>
          <w:color w:val="000000" w:themeColor="text1"/>
          <w:sz w:val="20"/>
          <w:szCs w:val="20"/>
          <w:lang w:val="pt-PT"/>
        </w:rPr>
        <w:t xml:space="preserve">até </w:t>
      </w:r>
      <w:r w:rsidR="00C056AE" w:rsidRPr="31A65990">
        <w:rPr>
          <w:rFonts w:cs="Segoe UI"/>
          <w:color w:val="000000" w:themeColor="text1"/>
          <w:sz w:val="20"/>
          <w:szCs w:val="20"/>
          <w:lang w:val="pt-PT"/>
        </w:rPr>
        <w:t xml:space="preserve">100 mil </w:t>
      </w:r>
      <w:r w:rsidRPr="31A65990">
        <w:rPr>
          <w:rFonts w:cs="Segoe UI"/>
          <w:color w:val="000000" w:themeColor="text1"/>
          <w:sz w:val="20"/>
          <w:szCs w:val="20"/>
          <w:lang w:val="pt-PT"/>
        </w:rPr>
        <w:t xml:space="preserve">amostras. </w:t>
      </w:r>
      <w:r w:rsidR="00C056AE" w:rsidRPr="31A65990">
        <w:rPr>
          <w:rFonts w:cs="Segoe UI"/>
          <w:color w:val="000000" w:themeColor="text1"/>
          <w:sz w:val="20"/>
          <w:szCs w:val="20"/>
          <w:lang w:val="pt-PT"/>
        </w:rPr>
        <w:t>Por sua vez, o</w:t>
      </w:r>
      <w:r w:rsidRPr="31A65990">
        <w:rPr>
          <w:rFonts w:cs="Segoe UI"/>
          <w:color w:val="000000" w:themeColor="text1"/>
          <w:sz w:val="20"/>
          <w:szCs w:val="20"/>
          <w:lang w:val="pt-PT"/>
        </w:rPr>
        <w:t xml:space="preserve"> </w:t>
      </w:r>
      <w:proofErr w:type="spellStart"/>
      <w:r w:rsidRPr="31A65990">
        <w:rPr>
          <w:rFonts w:cs="Segoe UI"/>
          <w:color w:val="000000" w:themeColor="text1"/>
          <w:sz w:val="20"/>
          <w:szCs w:val="20"/>
          <w:lang w:val="pt-PT"/>
        </w:rPr>
        <w:t>Dashboard Offline com Interface de Linha de Comando</w:t>
      </w:r>
      <w:proofErr w:type="spellEnd"/>
      <w:r w:rsidRPr="31A65990">
        <w:rPr>
          <w:rFonts w:cs="Segoe UI"/>
          <w:color w:val="000000" w:themeColor="text1"/>
          <w:sz w:val="20"/>
          <w:szCs w:val="20"/>
          <w:lang w:val="pt-PT"/>
        </w:rPr>
        <w:t xml:space="preserve"> v2 (</w:t>
      </w:r>
      <w:r w:rsidR="00C056AE" w:rsidRPr="31A65990">
        <w:rPr>
          <w:rFonts w:cs="Segoe UI"/>
          <w:color w:val="000000" w:themeColor="text1"/>
          <w:sz w:val="20"/>
          <w:szCs w:val="20"/>
          <w:lang w:val="pt-PT"/>
        </w:rPr>
        <w:t>desenvolvido</w:t>
      </w:r>
      <w:r w:rsidR="00FC728A" w:rsidRPr="31A65990">
        <w:rPr>
          <w:rFonts w:cs="Segoe UI"/>
          <w:color w:val="000000" w:themeColor="text1"/>
          <w:sz w:val="20"/>
          <w:szCs w:val="20"/>
          <w:lang w:val="pt-PT"/>
        </w:rPr>
        <w:t xml:space="preserve"> pelo </w:t>
      </w:r>
      <w:r w:rsidRPr="31A65990">
        <w:rPr>
          <w:rFonts w:cs="Segoe UI"/>
          <w:color w:val="000000" w:themeColor="text1"/>
          <w:sz w:val="20"/>
          <w:szCs w:val="20"/>
          <w:lang w:val="pt-PT"/>
        </w:rPr>
        <w:t>INRIA</w:t>
      </w:r>
      <w:r w:rsidR="00FC728A" w:rsidRPr="31A65990">
        <w:rPr>
          <w:rFonts w:cs="Segoe UI"/>
          <w:color w:val="000000" w:themeColor="text1"/>
          <w:sz w:val="20"/>
          <w:szCs w:val="20"/>
          <w:lang w:val="pt-PT"/>
        </w:rPr>
        <w:t xml:space="preserve"> em</w:t>
      </w:r>
      <w:r w:rsidRPr="31A65990">
        <w:rPr>
          <w:rFonts w:cs="Segoe UI"/>
          <w:color w:val="000000" w:themeColor="text1"/>
          <w:sz w:val="20"/>
          <w:szCs w:val="20"/>
          <w:lang w:val="pt-PT"/>
        </w:rPr>
        <w:t xml:space="preserve"> 2026) </w:t>
      </w:r>
      <w:r w:rsidR="00FC728A" w:rsidRPr="31A65990">
        <w:rPr>
          <w:rFonts w:cs="Segoe UI"/>
          <w:color w:val="000000" w:themeColor="text1"/>
          <w:sz w:val="20"/>
          <w:szCs w:val="20"/>
          <w:lang w:val="pt-PT"/>
        </w:rPr>
        <w:t xml:space="preserve">apresenta um </w:t>
      </w:r>
      <w:r w:rsidRPr="31A65990">
        <w:rPr>
          <w:rFonts w:cs="Segoe UI"/>
          <w:color w:val="000000" w:themeColor="text1"/>
          <w:sz w:val="20"/>
          <w:szCs w:val="20"/>
          <w:lang w:val="pt-PT"/>
        </w:rPr>
        <w:t xml:space="preserve">desempenho competitivo </w:t>
      </w:r>
      <w:r w:rsidR="00D17268" w:rsidRPr="31A65990">
        <w:rPr>
          <w:rFonts w:cs="Segoe UI"/>
          <w:color w:val="000000" w:themeColor="text1"/>
          <w:sz w:val="20"/>
          <w:szCs w:val="20"/>
          <w:lang w:val="pt-PT"/>
        </w:rPr>
        <w:t xml:space="preserve">assente numa </w:t>
      </w:r>
      <w:r w:rsidRPr="31A65990">
        <w:rPr>
          <w:rFonts w:cs="Segoe UI"/>
          <w:color w:val="000000" w:themeColor="text1"/>
          <w:sz w:val="20"/>
          <w:szCs w:val="20"/>
          <w:lang w:val="pt-PT"/>
        </w:rPr>
        <w:t xml:space="preserve">arquitetura </w:t>
      </w:r>
      <w:r w:rsidR="00D17268" w:rsidRPr="31A65990">
        <w:rPr>
          <w:rFonts w:cs="Segoe UI"/>
          <w:color w:val="000000" w:themeColor="text1"/>
          <w:sz w:val="20"/>
          <w:szCs w:val="20"/>
          <w:lang w:val="pt-PT"/>
        </w:rPr>
        <w:t xml:space="preserve">integralmente </w:t>
      </w:r>
      <w:r w:rsidRPr="31A65990">
        <w:rPr>
          <w:rFonts w:cs="Segoe UI"/>
          <w:i/>
          <w:iCs/>
          <w:color w:val="000000" w:themeColor="text1"/>
          <w:sz w:val="20"/>
          <w:szCs w:val="20"/>
          <w:lang w:val="pt-PT"/>
        </w:rPr>
        <w:t>open</w:t>
      </w:r>
      <w:r w:rsidR="00D17268" w:rsidRPr="31A65990">
        <w:rPr>
          <w:rFonts w:cs="Segoe UI"/>
          <w:i/>
          <w:iCs/>
          <w:color w:val="000000" w:themeColor="text1"/>
          <w:sz w:val="20"/>
          <w:szCs w:val="20"/>
          <w:lang w:val="pt-PT"/>
        </w:rPr>
        <w:t xml:space="preserve"> </w:t>
      </w:r>
      <w:proofErr w:type="spellStart"/>
      <w:r w:rsidRPr="31A65990">
        <w:rPr>
          <w:rFonts w:cs="Segoe UI"/>
          <w:i/>
          <w:iCs/>
          <w:color w:val="000000" w:themeColor="text1"/>
          <w:sz w:val="20"/>
          <w:szCs w:val="20"/>
          <w:lang w:val="pt-PT"/>
        </w:rPr>
        <w:t>source</w:t>
      </w:r>
      <w:proofErr w:type="spellEnd"/>
      <w:r w:rsidRPr="31A65990">
        <w:rPr>
          <w:rFonts w:cs="Segoe UI"/>
          <w:color w:val="000000" w:themeColor="text1"/>
          <w:sz w:val="20"/>
          <w:szCs w:val="20"/>
          <w:lang w:val="pt-PT"/>
        </w:rPr>
        <w:t xml:space="preserve">. </w:t>
      </w:r>
      <w:r w:rsidR="000A6EB5" w:rsidRPr="31A65990">
        <w:rPr>
          <w:rFonts w:cs="Segoe UI"/>
          <w:color w:val="000000" w:themeColor="text1"/>
          <w:sz w:val="20"/>
          <w:szCs w:val="20"/>
          <w:lang w:val="pt-PT"/>
        </w:rPr>
        <w:t>Em conjunto, e</w:t>
      </w:r>
      <w:r w:rsidRPr="31A65990">
        <w:rPr>
          <w:rFonts w:cs="Segoe UI"/>
          <w:color w:val="000000" w:themeColor="text1"/>
          <w:sz w:val="20"/>
          <w:szCs w:val="20"/>
          <w:lang w:val="pt-PT"/>
        </w:rPr>
        <w:t xml:space="preserve">stes modelos </w:t>
      </w:r>
      <w:r w:rsidR="002A2F06" w:rsidRPr="31A65990">
        <w:rPr>
          <w:rFonts w:cs="Segoe UI"/>
          <w:color w:val="000000" w:themeColor="text1"/>
          <w:sz w:val="20"/>
          <w:szCs w:val="20"/>
          <w:lang w:val="pt-PT"/>
        </w:rPr>
        <w:t>dispensam etapas tradicionalmente</w:t>
      </w:r>
      <w:r w:rsidR="007440A4" w:rsidRPr="31A65990">
        <w:rPr>
          <w:rFonts w:cs="Segoe UI"/>
          <w:color w:val="000000" w:themeColor="text1"/>
          <w:sz w:val="20"/>
          <w:szCs w:val="20"/>
          <w:lang w:val="pt-PT"/>
        </w:rPr>
        <w:t xml:space="preserve"> associadas aos</w:t>
      </w:r>
      <w:r w:rsidR="002A2F06" w:rsidRPr="31A65990">
        <w:rPr>
          <w:rFonts w:cs="Segoe UI"/>
          <w:color w:val="000000" w:themeColor="text1"/>
          <w:sz w:val="20"/>
          <w:szCs w:val="20"/>
          <w:lang w:val="pt-PT"/>
        </w:rPr>
        <w:t xml:space="preserve"> </w:t>
      </w:r>
      <w:r w:rsidRPr="31A65990">
        <w:rPr>
          <w:rFonts w:cs="Segoe UI"/>
          <w:i/>
          <w:iCs/>
          <w:color w:val="000000" w:themeColor="text1"/>
          <w:sz w:val="20"/>
          <w:szCs w:val="20"/>
          <w:lang w:val="pt-PT"/>
        </w:rPr>
        <w:t>pipelines</w:t>
      </w:r>
      <w:r w:rsidRPr="31A65990">
        <w:rPr>
          <w:rFonts w:cs="Segoe UI"/>
          <w:color w:val="000000" w:themeColor="text1"/>
          <w:sz w:val="20"/>
          <w:szCs w:val="20"/>
          <w:lang w:val="pt-PT"/>
        </w:rPr>
        <w:t xml:space="preserve"> de </w:t>
      </w:r>
      <w:proofErr w:type="spellStart"/>
      <w:r w:rsidR="007440A4" w:rsidRPr="31A65990">
        <w:rPr>
          <w:rFonts w:cs="Segoe UI"/>
          <w:i/>
          <w:iCs/>
          <w:color w:val="000000" w:themeColor="text1"/>
          <w:sz w:val="20"/>
          <w:szCs w:val="20"/>
          <w:lang w:val="pt-PT"/>
        </w:rPr>
        <w:t>machine</w:t>
      </w:r>
      <w:proofErr w:type="spellEnd"/>
      <w:r w:rsidR="007440A4" w:rsidRPr="31A65990">
        <w:rPr>
          <w:rFonts w:cs="Segoe UI"/>
          <w:i/>
          <w:iCs/>
          <w:color w:val="000000" w:themeColor="text1"/>
          <w:sz w:val="20"/>
          <w:szCs w:val="20"/>
          <w:lang w:val="pt-PT"/>
        </w:rPr>
        <w:t xml:space="preserve"> </w:t>
      </w:r>
      <w:proofErr w:type="spellStart"/>
      <w:r w:rsidR="007440A4" w:rsidRPr="31A65990">
        <w:rPr>
          <w:rFonts w:cs="Segoe UI"/>
          <w:i/>
          <w:iCs/>
          <w:color w:val="000000" w:themeColor="text1"/>
          <w:sz w:val="20"/>
          <w:szCs w:val="20"/>
          <w:lang w:val="pt-PT"/>
        </w:rPr>
        <w:t>learning</w:t>
      </w:r>
      <w:proofErr w:type="spellEnd"/>
      <w:r w:rsidR="007440A4" w:rsidRPr="31A65990">
        <w:rPr>
          <w:rFonts w:cs="Segoe UI"/>
          <w:color w:val="000000" w:themeColor="text1"/>
          <w:sz w:val="20"/>
          <w:szCs w:val="20"/>
          <w:lang w:val="pt-PT"/>
        </w:rPr>
        <w:t xml:space="preserve"> </w:t>
      </w:r>
      <w:r w:rsidRPr="31A65990">
        <w:rPr>
          <w:rFonts w:cs="Segoe UI"/>
          <w:color w:val="000000" w:themeColor="text1"/>
          <w:sz w:val="20"/>
          <w:szCs w:val="20"/>
          <w:lang w:val="pt-PT"/>
        </w:rPr>
        <w:t>(</w:t>
      </w:r>
      <w:r w:rsidR="004B7A05" w:rsidRPr="31A65990">
        <w:rPr>
          <w:rFonts w:cs="Segoe UI"/>
          <w:color w:val="000000" w:themeColor="text1"/>
          <w:sz w:val="20"/>
          <w:szCs w:val="20"/>
          <w:lang w:val="pt-PT"/>
        </w:rPr>
        <w:t xml:space="preserve">como </w:t>
      </w:r>
      <w:proofErr w:type="spellStart"/>
      <w:r w:rsidRPr="31A65990">
        <w:rPr>
          <w:rFonts w:cs="Segoe UI"/>
          <w:i/>
          <w:iCs/>
          <w:color w:val="000000" w:themeColor="text1"/>
          <w:sz w:val="20"/>
          <w:szCs w:val="20"/>
          <w:lang w:val="pt-PT"/>
        </w:rPr>
        <w:t>feature</w:t>
      </w:r>
      <w:proofErr w:type="spellEnd"/>
      <w:r w:rsidRPr="31A65990">
        <w:rPr>
          <w:rFonts w:cs="Segoe UI"/>
          <w:i/>
          <w:iCs/>
          <w:color w:val="000000" w:themeColor="text1"/>
          <w:sz w:val="20"/>
          <w:szCs w:val="20"/>
          <w:lang w:val="pt-PT"/>
        </w:rPr>
        <w:t xml:space="preserve"> </w:t>
      </w:r>
      <w:proofErr w:type="spellStart"/>
      <w:r w:rsidRPr="31A65990">
        <w:rPr>
          <w:rFonts w:cs="Segoe UI"/>
          <w:i/>
          <w:iCs/>
          <w:color w:val="000000" w:themeColor="text1"/>
          <w:sz w:val="20"/>
          <w:szCs w:val="20"/>
          <w:lang w:val="pt-PT"/>
        </w:rPr>
        <w:t>engineering</w:t>
      </w:r>
      <w:proofErr w:type="spellEnd"/>
      <w:r w:rsidRPr="31A65990">
        <w:rPr>
          <w:rFonts w:cs="Segoe UI"/>
          <w:color w:val="000000" w:themeColor="text1"/>
          <w:sz w:val="20"/>
          <w:szCs w:val="20"/>
          <w:lang w:val="pt-PT"/>
        </w:rPr>
        <w:t>, treino</w:t>
      </w:r>
      <w:r w:rsidR="004B7A05" w:rsidRPr="31A65990">
        <w:rPr>
          <w:rFonts w:cs="Segoe UI"/>
          <w:color w:val="000000" w:themeColor="text1"/>
          <w:sz w:val="20"/>
          <w:szCs w:val="20"/>
          <w:lang w:val="pt-PT"/>
        </w:rPr>
        <w:t xml:space="preserve"> e</w:t>
      </w:r>
      <w:r w:rsidRPr="31A65990">
        <w:rPr>
          <w:rFonts w:cs="Segoe UI"/>
          <w:color w:val="000000" w:themeColor="text1"/>
          <w:sz w:val="20"/>
          <w:szCs w:val="20"/>
          <w:lang w:val="pt-PT"/>
        </w:rPr>
        <w:t xml:space="preserve"> </w:t>
      </w:r>
      <w:proofErr w:type="spellStart"/>
      <w:r w:rsidRPr="31A65990">
        <w:rPr>
          <w:rFonts w:cs="Segoe UI"/>
          <w:i/>
          <w:iCs/>
          <w:color w:val="000000" w:themeColor="text1"/>
          <w:sz w:val="20"/>
          <w:szCs w:val="20"/>
          <w:lang w:val="pt-PT"/>
        </w:rPr>
        <w:t>tuning</w:t>
      </w:r>
      <w:proofErr w:type="spellEnd"/>
      <w:r w:rsidRPr="31A65990">
        <w:rPr>
          <w:rFonts w:cs="Segoe UI"/>
          <w:color w:val="000000" w:themeColor="text1"/>
          <w:sz w:val="20"/>
          <w:szCs w:val="20"/>
          <w:lang w:val="pt-PT"/>
        </w:rPr>
        <w:t xml:space="preserve">), </w:t>
      </w:r>
      <w:r w:rsidR="004B7A05" w:rsidRPr="31A65990">
        <w:rPr>
          <w:rFonts w:cs="Segoe UI"/>
          <w:color w:val="000000" w:themeColor="text1"/>
          <w:sz w:val="20"/>
          <w:szCs w:val="20"/>
          <w:lang w:val="pt-PT"/>
        </w:rPr>
        <w:t>revelando potencial</w:t>
      </w:r>
      <w:r w:rsidR="00EC4DA6" w:rsidRPr="31A65990">
        <w:rPr>
          <w:rFonts w:cs="Segoe UI"/>
          <w:color w:val="000000" w:themeColor="text1"/>
          <w:sz w:val="20"/>
          <w:szCs w:val="20"/>
          <w:lang w:val="pt-PT"/>
        </w:rPr>
        <w:t xml:space="preserve"> para</w:t>
      </w:r>
      <w:r w:rsidR="004B7A05" w:rsidRPr="31A65990">
        <w:rPr>
          <w:rFonts w:cs="Segoe UI"/>
          <w:color w:val="000000" w:themeColor="text1"/>
          <w:sz w:val="20"/>
          <w:szCs w:val="20"/>
          <w:lang w:val="pt-PT"/>
        </w:rPr>
        <w:t xml:space="preserve"> </w:t>
      </w:r>
      <w:r w:rsidRPr="31A65990">
        <w:rPr>
          <w:rFonts w:cs="Segoe UI"/>
          <w:color w:val="000000" w:themeColor="text1"/>
          <w:sz w:val="20"/>
          <w:szCs w:val="20"/>
          <w:lang w:val="pt-PT"/>
        </w:rPr>
        <w:t xml:space="preserve">reduzir custos e acelerar a experimentação. </w:t>
      </w:r>
      <w:r w:rsidR="00D419F2" w:rsidRPr="31A65990">
        <w:rPr>
          <w:rFonts w:cs="Segoe UI"/>
          <w:color w:val="000000" w:themeColor="text1"/>
          <w:sz w:val="20"/>
          <w:szCs w:val="20"/>
          <w:lang w:val="pt-PT"/>
        </w:rPr>
        <w:t>Apesar deste potencial, a sua adoção em contexto</w:t>
      </w:r>
      <w:r w:rsidRPr="31A65990">
        <w:rPr>
          <w:rFonts w:cs="Segoe UI"/>
          <w:color w:val="000000" w:themeColor="text1"/>
          <w:sz w:val="20"/>
          <w:szCs w:val="20"/>
          <w:lang w:val="pt-PT"/>
        </w:rPr>
        <w:t xml:space="preserve"> empresarial </w:t>
      </w:r>
      <w:r w:rsidR="00703342" w:rsidRPr="31A65990">
        <w:rPr>
          <w:rFonts w:cs="Segoe UI"/>
          <w:color w:val="000000" w:themeColor="text1"/>
          <w:sz w:val="20"/>
          <w:szCs w:val="20"/>
          <w:lang w:val="pt-PT"/>
        </w:rPr>
        <w:t xml:space="preserve">permanece </w:t>
      </w:r>
      <w:r w:rsidRPr="31A65990">
        <w:rPr>
          <w:rFonts w:cs="Segoe UI"/>
          <w:color w:val="000000" w:themeColor="text1"/>
          <w:sz w:val="20"/>
          <w:szCs w:val="20"/>
          <w:lang w:val="pt-PT"/>
        </w:rPr>
        <w:t xml:space="preserve">ainda </w:t>
      </w:r>
      <w:r w:rsidR="00703342" w:rsidRPr="31A65990">
        <w:rPr>
          <w:rFonts w:cs="Segoe UI"/>
          <w:color w:val="000000" w:themeColor="text1"/>
          <w:sz w:val="20"/>
          <w:szCs w:val="20"/>
          <w:lang w:val="pt-PT"/>
        </w:rPr>
        <w:t>numa fase</w:t>
      </w:r>
      <w:r w:rsidRPr="31A65990">
        <w:rPr>
          <w:rFonts w:cs="Segoe UI"/>
          <w:color w:val="000000" w:themeColor="text1"/>
          <w:sz w:val="20"/>
          <w:szCs w:val="20"/>
          <w:lang w:val="pt-PT"/>
        </w:rPr>
        <w:t xml:space="preserve"> incipiente, </w:t>
      </w:r>
      <w:r w:rsidR="00703342" w:rsidRPr="31A65990">
        <w:rPr>
          <w:rFonts w:cs="Segoe UI"/>
          <w:color w:val="000000" w:themeColor="text1"/>
          <w:sz w:val="20"/>
          <w:szCs w:val="20"/>
          <w:lang w:val="pt-PT"/>
        </w:rPr>
        <w:t>não sendo</w:t>
      </w:r>
      <w:r w:rsidR="00360794" w:rsidRPr="31A65990">
        <w:rPr>
          <w:rFonts w:cs="Segoe UI"/>
          <w:color w:val="000000" w:themeColor="text1"/>
          <w:sz w:val="20"/>
          <w:szCs w:val="20"/>
          <w:lang w:val="pt-PT"/>
        </w:rPr>
        <w:t xml:space="preserve"> conhecidos, à data, </w:t>
      </w:r>
      <w:r w:rsidRPr="31A65990">
        <w:rPr>
          <w:rFonts w:cs="Segoe UI"/>
          <w:color w:val="000000" w:themeColor="text1"/>
          <w:sz w:val="20"/>
          <w:szCs w:val="20"/>
          <w:lang w:val="pt-PT"/>
        </w:rPr>
        <w:t>casos documentados</w:t>
      </w:r>
      <w:r w:rsidR="006A07DC" w:rsidRPr="31A65990">
        <w:rPr>
          <w:rFonts w:cs="Segoe UI"/>
          <w:color w:val="000000" w:themeColor="text1"/>
          <w:sz w:val="20"/>
          <w:szCs w:val="20"/>
          <w:lang w:val="pt-PT"/>
        </w:rPr>
        <w:t xml:space="preserve"> de aplicação</w:t>
      </w:r>
      <w:r w:rsidRPr="31A65990">
        <w:rPr>
          <w:rFonts w:cs="Segoe UI"/>
          <w:color w:val="000000" w:themeColor="text1"/>
          <w:sz w:val="20"/>
          <w:szCs w:val="20"/>
          <w:lang w:val="pt-PT"/>
        </w:rPr>
        <w:t xml:space="preserve"> em fornecedores de </w:t>
      </w:r>
      <w:r w:rsidR="006A07DC" w:rsidRPr="31A65990">
        <w:rPr>
          <w:rFonts w:cs="Segoe UI"/>
          <w:color w:val="000000" w:themeColor="text1"/>
          <w:sz w:val="20"/>
          <w:szCs w:val="20"/>
          <w:lang w:val="pt-PT"/>
        </w:rPr>
        <w:t xml:space="preserve">soluções </w:t>
      </w:r>
      <w:r w:rsidRPr="31A65990">
        <w:rPr>
          <w:rFonts w:cs="Segoe UI"/>
          <w:color w:val="000000" w:themeColor="text1"/>
          <w:sz w:val="20"/>
          <w:szCs w:val="20"/>
          <w:lang w:val="pt-PT"/>
        </w:rPr>
        <w:t>Sistema de Produção</w:t>
      </w:r>
      <w:r w:rsidR="006A07DC" w:rsidRPr="31A65990">
        <w:rPr>
          <w:rFonts w:cs="Segoe UI"/>
          <w:color w:val="000000" w:themeColor="text1"/>
          <w:sz w:val="20"/>
          <w:szCs w:val="20"/>
          <w:lang w:val="pt-PT"/>
        </w:rPr>
        <w:t>,</w:t>
      </w:r>
      <w:r w:rsidRPr="31A65990">
        <w:rPr>
          <w:rFonts w:cs="Segoe UI"/>
          <w:color w:val="000000" w:themeColor="text1"/>
          <w:sz w:val="20"/>
          <w:szCs w:val="20"/>
          <w:lang w:val="pt-PT"/>
        </w:rPr>
        <w:t xml:space="preserve"> como a </w:t>
      </w:r>
      <w:proofErr w:type="spellStart"/>
      <w:r w:rsidRPr="31A65990">
        <w:rPr>
          <w:rFonts w:cs="Segoe UI"/>
          <w:color w:val="000000" w:themeColor="text1"/>
          <w:sz w:val="20"/>
          <w:szCs w:val="20"/>
          <w:lang w:val="pt-PT"/>
        </w:rPr>
        <w:t>INCM</w:t>
      </w:r>
      <w:proofErr w:type="spellEnd"/>
      <w:r w:rsidRPr="31A65990">
        <w:rPr>
          <w:rFonts w:cs="Segoe UI"/>
          <w:color w:val="000000" w:themeColor="text1"/>
          <w:sz w:val="20"/>
          <w:szCs w:val="20"/>
          <w:lang w:val="pt-PT"/>
        </w:rPr>
        <w:t>.</w:t>
      </w:r>
    </w:p>
    <w:p w14:paraId="5F75098C" w14:textId="77777777" w:rsidR="00602FA8" w:rsidRDefault="00602FA8">
      <w:pPr>
        <w:jc w:val="both"/>
        <w:rPr>
          <w:rFonts w:cs="Segoe UI"/>
          <w:color w:val="000000" w:themeColor="text1"/>
          <w:sz w:val="20"/>
          <w:szCs w:val="20"/>
          <w:lang w:val="pt-PT"/>
        </w:rPr>
      </w:pPr>
    </w:p>
    <w:p w14:paraId="5F75098D" w14:textId="77777777" w:rsidR="00602FA8" w:rsidRDefault="00602FA8">
      <w:pPr>
        <w:spacing w:after="0"/>
        <w:rPr>
          <w:rFonts w:eastAsia="Verdana" w:cs="Segoe UI"/>
          <w:b/>
          <w:sz w:val="20"/>
          <w:szCs w:val="20"/>
          <w:lang w:val="pt-PT"/>
        </w:rPr>
      </w:pPr>
    </w:p>
    <w:p w14:paraId="5F75098E" w14:textId="77777777" w:rsidR="00602FA8" w:rsidRDefault="008B6628">
      <w:pPr>
        <w:pStyle w:val="Heading1"/>
        <w:numPr>
          <w:ilvl w:val="0"/>
          <w:numId w:val="3"/>
        </w:numPr>
        <w:ind w:left="426" w:hanging="426"/>
        <w:jc w:val="both"/>
        <w:rPr>
          <w:rFonts w:cs="Segoe UI"/>
          <w:color w:val="002060"/>
          <w:sz w:val="24"/>
          <w:lang w:val="en-US"/>
        </w:rPr>
      </w:pPr>
      <w:proofErr w:type="spellStart"/>
      <w:r>
        <w:rPr>
          <w:rFonts w:cs="Segoe UI"/>
          <w:color w:val="002060"/>
          <w:sz w:val="24"/>
          <w:lang w:val="en-US"/>
        </w:rPr>
        <w:t>Características</w:t>
      </w:r>
      <w:proofErr w:type="spellEnd"/>
      <w:r>
        <w:rPr>
          <w:rFonts w:cs="Segoe UI"/>
          <w:color w:val="002060"/>
          <w:sz w:val="24"/>
          <w:lang w:val="en-US"/>
        </w:rPr>
        <w:t xml:space="preserve"> </w:t>
      </w:r>
      <w:proofErr w:type="spellStart"/>
      <w:r>
        <w:rPr>
          <w:rFonts w:cs="Segoe UI"/>
          <w:color w:val="002060"/>
          <w:sz w:val="24"/>
          <w:lang w:val="en-US"/>
        </w:rPr>
        <w:t>Inovadoras</w:t>
      </w:r>
      <w:proofErr w:type="spellEnd"/>
    </w:p>
    <w:tbl>
      <w:tblPr>
        <w:tblStyle w:val="TableGrid"/>
        <w:tblW w:w="0" w:type="auto"/>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89"/>
        <w:gridCol w:w="2323"/>
        <w:gridCol w:w="3399"/>
        <w:gridCol w:w="2800"/>
      </w:tblGrid>
      <w:tr w:rsidR="00717531" w14:paraId="5F750992" w14:textId="77777777" w:rsidTr="009D309A">
        <w:trPr>
          <w:cantSplit/>
          <w:trHeight w:val="52"/>
          <w:tblHeader/>
          <w:jc w:val="center"/>
        </w:trPr>
        <w:tc>
          <w:tcPr>
            <w:tcW w:w="0" w:type="auto"/>
            <w:shd w:val="clear" w:color="auto" w:fill="E7E6E6" w:themeFill="background2"/>
            <w:vAlign w:val="center"/>
          </w:tcPr>
          <w:p w14:paraId="0EBB3BA1" w14:textId="25EEFF51" w:rsidR="00717531" w:rsidRDefault="00717531" w:rsidP="00717531">
            <w:pPr>
              <w:spacing w:after="0"/>
              <w:jc w:val="center"/>
              <w:rPr>
                <w:rFonts w:eastAsia="Verdana" w:cs="Segoe UI"/>
                <w:b/>
                <w:sz w:val="18"/>
                <w:szCs w:val="18"/>
              </w:rPr>
            </w:pPr>
            <w:r>
              <w:rPr>
                <w:rFonts w:eastAsia="Verdana" w:cs="Segoe UI"/>
                <w:b/>
                <w:sz w:val="18"/>
                <w:szCs w:val="18"/>
              </w:rPr>
              <w:t>ID</w:t>
            </w:r>
          </w:p>
        </w:tc>
        <w:tc>
          <w:tcPr>
            <w:tcW w:w="0" w:type="auto"/>
            <w:shd w:val="clear" w:color="auto" w:fill="E7E6E6" w:themeFill="background2"/>
            <w:vAlign w:val="center"/>
          </w:tcPr>
          <w:p w14:paraId="5F75098F" w14:textId="78CDEAF2" w:rsidR="00717531" w:rsidRDefault="00717531">
            <w:pPr>
              <w:spacing w:after="0"/>
              <w:jc w:val="center"/>
              <w:rPr>
                <w:rFonts w:eastAsia="Verdana" w:cs="Segoe UI"/>
                <w:b/>
                <w:sz w:val="18"/>
                <w:szCs w:val="18"/>
              </w:rPr>
            </w:pPr>
            <w:proofErr w:type="spellStart"/>
            <w:r>
              <w:rPr>
                <w:rFonts w:eastAsia="Verdana" w:cs="Segoe UI"/>
                <w:b/>
                <w:sz w:val="18"/>
                <w:szCs w:val="18"/>
              </w:rPr>
              <w:t>Característica</w:t>
            </w:r>
            <w:proofErr w:type="spellEnd"/>
            <w:r>
              <w:rPr>
                <w:rFonts w:eastAsia="Verdana" w:cs="Segoe UI"/>
                <w:b/>
                <w:sz w:val="18"/>
                <w:szCs w:val="18"/>
              </w:rPr>
              <w:t xml:space="preserve"> </w:t>
            </w:r>
            <w:proofErr w:type="spellStart"/>
            <w:r>
              <w:rPr>
                <w:rFonts w:eastAsia="Verdana" w:cs="Segoe UI"/>
                <w:b/>
                <w:sz w:val="18"/>
                <w:szCs w:val="18"/>
              </w:rPr>
              <w:t>Inovadora</w:t>
            </w:r>
            <w:proofErr w:type="spellEnd"/>
          </w:p>
        </w:tc>
        <w:tc>
          <w:tcPr>
            <w:tcW w:w="0" w:type="auto"/>
            <w:shd w:val="clear" w:color="auto" w:fill="E7E6E6" w:themeFill="background2"/>
          </w:tcPr>
          <w:p w14:paraId="5F750990" w14:textId="77777777" w:rsidR="00717531" w:rsidRDefault="00717531">
            <w:pPr>
              <w:spacing w:after="0"/>
              <w:jc w:val="center"/>
              <w:rPr>
                <w:rFonts w:eastAsia="Verdana" w:cs="Segoe UI"/>
                <w:b/>
                <w:bCs/>
                <w:sz w:val="18"/>
                <w:szCs w:val="18"/>
                <w:lang w:val="pt-PT"/>
              </w:rPr>
            </w:pPr>
            <w:r>
              <w:rPr>
                <w:rFonts w:eastAsia="Verdana" w:cs="Segoe UI"/>
                <w:b/>
                <w:bCs/>
                <w:sz w:val="18"/>
                <w:szCs w:val="18"/>
                <w:lang w:val="pt-PT"/>
              </w:rPr>
              <w:t xml:space="preserve">Situação Atual </w:t>
            </w:r>
            <w:r>
              <w:rPr>
                <w:lang w:val="pt-PT"/>
              </w:rPr>
              <w:br/>
            </w:r>
            <w:r>
              <w:rPr>
                <w:rFonts w:eastAsia="Verdana" w:cs="Segoe UI"/>
                <w:sz w:val="16"/>
                <w:szCs w:val="16"/>
                <w:lang w:val="pt-PT"/>
              </w:rPr>
              <w:t>(Associado e/ou Mercado)</w:t>
            </w:r>
          </w:p>
        </w:tc>
        <w:tc>
          <w:tcPr>
            <w:tcW w:w="0" w:type="auto"/>
            <w:shd w:val="clear" w:color="auto" w:fill="E7E6E6" w:themeFill="background2"/>
            <w:vAlign w:val="center"/>
          </w:tcPr>
          <w:p w14:paraId="5F750991" w14:textId="77777777" w:rsidR="00717531" w:rsidRDefault="00717531">
            <w:pPr>
              <w:spacing w:after="0" w:line="259" w:lineRule="auto"/>
              <w:jc w:val="center"/>
              <w:rPr>
                <w:rFonts w:eastAsia="Verdana" w:cs="Segoe UI"/>
                <w:b/>
                <w:bCs/>
                <w:sz w:val="18"/>
                <w:szCs w:val="18"/>
              </w:rPr>
            </w:pPr>
            <w:proofErr w:type="spellStart"/>
            <w:r>
              <w:rPr>
                <w:rFonts w:eastAsia="Verdana" w:cs="Segoe UI"/>
                <w:b/>
                <w:bCs/>
                <w:sz w:val="18"/>
                <w:szCs w:val="18"/>
              </w:rPr>
              <w:t>Impacto</w:t>
            </w:r>
            <w:proofErr w:type="spellEnd"/>
            <w:r>
              <w:rPr>
                <w:rFonts w:eastAsia="Verdana" w:cs="Segoe UI"/>
                <w:b/>
                <w:bCs/>
                <w:sz w:val="18"/>
                <w:szCs w:val="18"/>
              </w:rPr>
              <w:t xml:space="preserve"> </w:t>
            </w:r>
            <w:proofErr w:type="spellStart"/>
            <w:r>
              <w:rPr>
                <w:rFonts w:eastAsia="Verdana" w:cs="Segoe UI"/>
                <w:b/>
                <w:bCs/>
                <w:sz w:val="18"/>
                <w:szCs w:val="18"/>
              </w:rPr>
              <w:t>esperado</w:t>
            </w:r>
            <w:proofErr w:type="spellEnd"/>
          </w:p>
        </w:tc>
      </w:tr>
      <w:tr w:rsidR="00717531" w:rsidRPr="00A069BE" w14:paraId="5F750996" w14:textId="77777777" w:rsidTr="009D309A">
        <w:trPr>
          <w:cantSplit/>
          <w:trHeight w:val="52"/>
          <w:tblHeader/>
          <w:jc w:val="center"/>
        </w:trPr>
        <w:tc>
          <w:tcPr>
            <w:tcW w:w="0" w:type="auto"/>
            <w:vAlign w:val="center"/>
          </w:tcPr>
          <w:p w14:paraId="068527BD" w14:textId="18945B4F" w:rsidR="00717531" w:rsidRPr="00F008AA" w:rsidRDefault="00717531" w:rsidP="00F008AA">
            <w:pPr>
              <w:spacing w:after="0"/>
              <w:jc w:val="center"/>
              <w:rPr>
                <w:rFonts w:cs="Segoe UI"/>
                <w:b/>
                <w:bCs/>
                <w:sz w:val="18"/>
                <w:szCs w:val="18"/>
                <w:lang w:val="pt-PT"/>
              </w:rPr>
            </w:pPr>
            <w:r w:rsidRPr="00F008AA">
              <w:rPr>
                <w:rFonts w:cs="Segoe UI"/>
                <w:b/>
                <w:bCs/>
                <w:sz w:val="18"/>
                <w:szCs w:val="18"/>
                <w:lang w:val="pt-PT"/>
              </w:rPr>
              <w:t>CI1</w:t>
            </w:r>
          </w:p>
        </w:tc>
        <w:tc>
          <w:tcPr>
            <w:tcW w:w="0" w:type="auto"/>
            <w:vAlign w:val="center"/>
          </w:tcPr>
          <w:p w14:paraId="5F750993" w14:textId="733A3439" w:rsidR="00717531" w:rsidRPr="009A40FA" w:rsidRDefault="459C8ADD" w:rsidP="00B35737">
            <w:pPr>
              <w:spacing w:after="0"/>
              <w:jc w:val="both"/>
              <w:rPr>
                <w:rFonts w:cs="Segoe UI"/>
                <w:sz w:val="20"/>
                <w:szCs w:val="20"/>
                <w:lang w:val="pt-PT"/>
              </w:rPr>
            </w:pPr>
            <w:r w:rsidRPr="31A65990">
              <w:rPr>
                <w:rFonts w:cs="Segoe UI"/>
                <w:sz w:val="18"/>
                <w:szCs w:val="18"/>
                <w:lang w:val="pt-PT"/>
              </w:rPr>
              <w:t xml:space="preserve">Utilização de </w:t>
            </w:r>
            <w:proofErr w:type="spellStart"/>
            <w:r w:rsidRPr="31A65990">
              <w:rPr>
                <w:rFonts w:cs="Segoe UI"/>
                <w:i/>
                <w:iCs/>
                <w:sz w:val="18"/>
                <w:szCs w:val="18"/>
                <w:lang w:val="pt-PT"/>
              </w:rPr>
              <w:t>in-context</w:t>
            </w:r>
            <w:proofErr w:type="spellEnd"/>
            <w:r w:rsidRPr="31A65990">
              <w:rPr>
                <w:rFonts w:cs="Segoe UI"/>
                <w:i/>
                <w:iCs/>
                <w:sz w:val="18"/>
                <w:szCs w:val="18"/>
                <w:lang w:val="pt-PT"/>
              </w:rPr>
              <w:t xml:space="preserve"> </w:t>
            </w:r>
            <w:proofErr w:type="spellStart"/>
            <w:r w:rsidRPr="31A65990">
              <w:rPr>
                <w:rFonts w:cs="Segoe UI"/>
                <w:i/>
                <w:iCs/>
                <w:sz w:val="18"/>
                <w:szCs w:val="18"/>
                <w:lang w:val="pt-PT"/>
              </w:rPr>
              <w:t>learning</w:t>
            </w:r>
            <w:proofErr w:type="spellEnd"/>
            <w:r w:rsidRPr="31A65990">
              <w:rPr>
                <w:rFonts w:cs="Segoe UI"/>
                <w:sz w:val="18"/>
                <w:szCs w:val="18"/>
                <w:lang w:val="pt-PT"/>
              </w:rPr>
              <w:t xml:space="preserve"> (ICL) para previsão sobre dados tabulares Sistema de Produção, sem necessidade de treino de modelos específicos por caso de uso</w:t>
            </w:r>
            <w:r w:rsidR="20E9F866" w:rsidRPr="31A65990">
              <w:rPr>
                <w:rFonts w:cs="Segoe UI"/>
                <w:sz w:val="18"/>
                <w:szCs w:val="18"/>
                <w:lang w:val="pt-PT"/>
              </w:rPr>
              <w:t>.</w:t>
            </w:r>
          </w:p>
        </w:tc>
        <w:tc>
          <w:tcPr>
            <w:tcW w:w="0" w:type="auto"/>
            <w:vAlign w:val="center"/>
          </w:tcPr>
          <w:p w14:paraId="5F750994" w14:textId="1D21B5A7" w:rsidR="00717531" w:rsidRPr="009A40FA" w:rsidRDefault="459C8ADD" w:rsidP="00B35737">
            <w:pPr>
              <w:spacing w:after="0"/>
              <w:jc w:val="both"/>
              <w:rPr>
                <w:rFonts w:cs="Segoe UI"/>
                <w:sz w:val="20"/>
                <w:szCs w:val="20"/>
                <w:lang w:val="pt-PT"/>
              </w:rPr>
            </w:pPr>
            <w:r w:rsidRPr="31A65990">
              <w:rPr>
                <w:rFonts w:cs="Segoe UI"/>
                <w:sz w:val="18"/>
                <w:szCs w:val="18"/>
                <w:lang w:val="pt-PT"/>
              </w:rPr>
              <w:t xml:space="preserve">A </w:t>
            </w:r>
            <w:proofErr w:type="spellStart"/>
            <w:r w:rsidRPr="31A65990">
              <w:rPr>
                <w:rFonts w:cs="Segoe UI"/>
                <w:sz w:val="18"/>
                <w:szCs w:val="18"/>
                <w:lang w:val="pt-PT"/>
              </w:rPr>
              <w:t>INCM</w:t>
            </w:r>
            <w:proofErr w:type="spellEnd"/>
            <w:r w:rsidRPr="31A65990">
              <w:rPr>
                <w:rFonts w:cs="Segoe UI"/>
                <w:sz w:val="18"/>
                <w:szCs w:val="18"/>
                <w:lang w:val="pt-PT"/>
              </w:rPr>
              <w:t xml:space="preserve"> e o mercado de Sistema de Produção utilizam abordagens tradicionais de ML (</w:t>
            </w:r>
            <w:proofErr w:type="spellStart"/>
            <w:r w:rsidRPr="31A65990">
              <w:rPr>
                <w:rFonts w:cs="Segoe UI"/>
                <w:sz w:val="18"/>
                <w:szCs w:val="18"/>
                <w:lang w:val="pt-PT"/>
              </w:rPr>
              <w:t>XGBoost</w:t>
            </w:r>
            <w:proofErr w:type="spellEnd"/>
            <w:r w:rsidRPr="31A65990">
              <w:rPr>
                <w:rFonts w:cs="Segoe UI"/>
                <w:sz w:val="18"/>
                <w:szCs w:val="18"/>
                <w:lang w:val="pt-PT"/>
              </w:rPr>
              <w:t xml:space="preserve">, </w:t>
            </w:r>
            <w:proofErr w:type="spellStart"/>
            <w:r w:rsidRPr="31A65990">
              <w:rPr>
                <w:rFonts w:cs="Segoe UI"/>
                <w:sz w:val="18"/>
                <w:szCs w:val="18"/>
                <w:lang w:val="pt-PT"/>
              </w:rPr>
              <w:t>Random</w:t>
            </w:r>
            <w:proofErr w:type="spellEnd"/>
            <w:r w:rsidRPr="31A65990">
              <w:rPr>
                <w:rFonts w:cs="Segoe UI"/>
                <w:sz w:val="18"/>
                <w:szCs w:val="18"/>
                <w:lang w:val="pt-PT"/>
              </w:rPr>
              <w:t xml:space="preserve"> </w:t>
            </w:r>
            <w:proofErr w:type="spellStart"/>
            <w:r w:rsidRPr="31A65990">
              <w:rPr>
                <w:rFonts w:cs="Segoe UI"/>
                <w:sz w:val="18"/>
                <w:szCs w:val="18"/>
                <w:lang w:val="pt-PT"/>
              </w:rPr>
              <w:t>Forest</w:t>
            </w:r>
            <w:proofErr w:type="spellEnd"/>
            <w:r w:rsidRPr="31A65990">
              <w:rPr>
                <w:rFonts w:cs="Segoe UI"/>
                <w:sz w:val="18"/>
                <w:szCs w:val="18"/>
                <w:lang w:val="pt-PT"/>
              </w:rPr>
              <w:t xml:space="preserve">) que requerem treino dedicado, </w:t>
            </w:r>
            <w:proofErr w:type="spellStart"/>
            <w:r w:rsidRPr="31A65990">
              <w:rPr>
                <w:rFonts w:cs="Segoe UI"/>
                <w:i/>
                <w:iCs/>
                <w:sz w:val="18"/>
                <w:szCs w:val="18"/>
                <w:lang w:val="pt-PT"/>
              </w:rPr>
              <w:t>feature</w:t>
            </w:r>
            <w:proofErr w:type="spellEnd"/>
            <w:r w:rsidRPr="31A65990">
              <w:rPr>
                <w:rFonts w:cs="Segoe UI"/>
                <w:i/>
                <w:iCs/>
                <w:sz w:val="18"/>
                <w:szCs w:val="18"/>
                <w:lang w:val="pt-PT"/>
              </w:rPr>
              <w:t xml:space="preserve"> </w:t>
            </w:r>
            <w:proofErr w:type="spellStart"/>
            <w:r w:rsidRPr="31A65990">
              <w:rPr>
                <w:rFonts w:cs="Segoe UI"/>
                <w:i/>
                <w:iCs/>
                <w:sz w:val="18"/>
                <w:szCs w:val="18"/>
                <w:lang w:val="pt-PT"/>
              </w:rPr>
              <w:t>engineering</w:t>
            </w:r>
            <w:proofErr w:type="spellEnd"/>
            <w:r w:rsidRPr="31A65990">
              <w:rPr>
                <w:rFonts w:cs="Segoe UI"/>
                <w:sz w:val="18"/>
                <w:szCs w:val="18"/>
                <w:lang w:val="pt-PT"/>
              </w:rPr>
              <w:t xml:space="preserve"> extensiva e manutenção contínua por cada caso de uso, implicando ciclos de desenvolvimento longos e custos elevados</w:t>
            </w:r>
            <w:r w:rsidR="20E9F866" w:rsidRPr="31A65990">
              <w:rPr>
                <w:rFonts w:cs="Segoe UI"/>
                <w:sz w:val="18"/>
                <w:szCs w:val="18"/>
                <w:lang w:val="pt-PT"/>
              </w:rPr>
              <w:t>.</w:t>
            </w:r>
          </w:p>
        </w:tc>
        <w:tc>
          <w:tcPr>
            <w:tcW w:w="0" w:type="auto"/>
            <w:vAlign w:val="center"/>
          </w:tcPr>
          <w:p w14:paraId="5F750995" w14:textId="06F57629" w:rsidR="00717531" w:rsidRPr="009A40FA" w:rsidRDefault="459C8ADD" w:rsidP="00B35737">
            <w:pPr>
              <w:spacing w:after="0"/>
              <w:jc w:val="both"/>
              <w:rPr>
                <w:rFonts w:cs="Segoe UI"/>
                <w:sz w:val="20"/>
                <w:szCs w:val="20"/>
                <w:lang w:val="pt-PT"/>
              </w:rPr>
            </w:pPr>
            <w:r w:rsidRPr="31A65990">
              <w:rPr>
                <w:rFonts w:cs="Segoe UI"/>
                <w:sz w:val="18"/>
                <w:szCs w:val="18"/>
                <w:lang w:val="pt-PT"/>
              </w:rPr>
              <w:t>Redução drástica do tempo de prototipagem de novos casos de uso preditivos, bastando fornecer dados de contexto ao modelo pré-treinado para obter previsões</w:t>
            </w:r>
            <w:r w:rsidR="20E9F866" w:rsidRPr="31A65990">
              <w:rPr>
                <w:rFonts w:cs="Segoe UI"/>
                <w:sz w:val="18"/>
                <w:szCs w:val="18"/>
                <w:lang w:val="pt-PT"/>
              </w:rPr>
              <w:t>.</w:t>
            </w:r>
          </w:p>
        </w:tc>
      </w:tr>
      <w:tr w:rsidR="00717531" w:rsidRPr="00A069BE" w14:paraId="5F75099A" w14:textId="77777777" w:rsidTr="009D309A">
        <w:trPr>
          <w:cantSplit/>
          <w:trHeight w:val="52"/>
          <w:tblHeader/>
          <w:jc w:val="center"/>
        </w:trPr>
        <w:tc>
          <w:tcPr>
            <w:tcW w:w="0" w:type="auto"/>
            <w:vAlign w:val="center"/>
          </w:tcPr>
          <w:p w14:paraId="2FAB2E85" w14:textId="21904F75" w:rsidR="00717531" w:rsidRPr="00F008AA" w:rsidRDefault="00717531" w:rsidP="00F008AA">
            <w:pPr>
              <w:spacing w:after="0"/>
              <w:jc w:val="center"/>
              <w:rPr>
                <w:rFonts w:cs="Segoe UI"/>
                <w:b/>
                <w:bCs/>
                <w:sz w:val="18"/>
                <w:szCs w:val="18"/>
                <w:lang w:val="pt-PT"/>
              </w:rPr>
            </w:pPr>
            <w:r w:rsidRPr="00F008AA">
              <w:rPr>
                <w:rFonts w:cs="Segoe UI"/>
                <w:b/>
                <w:bCs/>
                <w:sz w:val="18"/>
                <w:szCs w:val="18"/>
                <w:lang w:val="pt-PT"/>
              </w:rPr>
              <w:t>CI2</w:t>
            </w:r>
          </w:p>
        </w:tc>
        <w:tc>
          <w:tcPr>
            <w:tcW w:w="0" w:type="auto"/>
            <w:vAlign w:val="center"/>
          </w:tcPr>
          <w:p w14:paraId="5F750997" w14:textId="5051507F" w:rsidR="00717531" w:rsidRPr="009A40FA" w:rsidRDefault="459C8ADD" w:rsidP="00B35737">
            <w:pPr>
              <w:spacing w:after="0"/>
              <w:jc w:val="both"/>
              <w:rPr>
                <w:rFonts w:cs="Segoe UI"/>
                <w:sz w:val="20"/>
                <w:szCs w:val="20"/>
                <w:lang w:val="pt-PT"/>
              </w:rPr>
            </w:pPr>
            <w:r w:rsidRPr="31A65990">
              <w:rPr>
                <w:rFonts w:cs="Segoe UI"/>
                <w:sz w:val="18"/>
                <w:szCs w:val="18"/>
                <w:lang w:val="pt-PT"/>
              </w:rPr>
              <w:t xml:space="preserve">Avaliação comparativa de três </w:t>
            </w:r>
            <w:proofErr w:type="spellStart"/>
            <w:r w:rsidRPr="31A65990">
              <w:rPr>
                <w:rFonts w:cs="Segoe UI"/>
                <w:sz w:val="18"/>
                <w:szCs w:val="18"/>
                <w:lang w:val="pt-PT"/>
              </w:rPr>
              <w:t>TFMs</w:t>
            </w:r>
            <w:proofErr w:type="spellEnd"/>
            <w:r w:rsidRPr="31A65990">
              <w:rPr>
                <w:rFonts w:cs="Segoe UI"/>
                <w:sz w:val="18"/>
                <w:szCs w:val="18"/>
                <w:lang w:val="pt-PT"/>
              </w:rPr>
              <w:t xml:space="preserve"> com arquiteturas distintas (OPC UA - Protocolo Industrial de Comunicação, </w:t>
            </w:r>
            <w:proofErr w:type="spellStart"/>
            <w:r w:rsidRPr="31A65990">
              <w:rPr>
                <w:rFonts w:cs="Segoe UI"/>
                <w:sz w:val="18"/>
                <w:szCs w:val="18"/>
                <w:lang w:val="pt-PT"/>
              </w:rPr>
              <w:t>Python Framework para Dados Históricos</w:t>
            </w:r>
            <w:proofErr w:type="spellEnd"/>
            <w:r w:rsidRPr="31A65990">
              <w:rPr>
                <w:rFonts w:cs="Segoe UI"/>
                <w:sz w:val="18"/>
                <w:szCs w:val="18"/>
                <w:lang w:val="pt-PT"/>
              </w:rPr>
              <w:t xml:space="preserve"> v2.5, </w:t>
            </w:r>
            <w:proofErr w:type="spellStart"/>
            <w:r w:rsidRPr="31A65990">
              <w:rPr>
                <w:rFonts w:cs="Segoe UI"/>
                <w:sz w:val="18"/>
                <w:szCs w:val="18"/>
                <w:lang w:val="pt-PT"/>
              </w:rPr>
              <w:t>Dashboard Offline com Interface de Linha de Comando</w:t>
            </w:r>
            <w:proofErr w:type="spellEnd"/>
            <w:r w:rsidRPr="31A65990">
              <w:rPr>
                <w:rFonts w:cs="Segoe UI"/>
                <w:sz w:val="18"/>
                <w:szCs w:val="18"/>
                <w:lang w:val="pt-PT"/>
              </w:rPr>
              <w:t xml:space="preserve"> v2) num mesmo contexto aplicacional de Sistema de Produção</w:t>
            </w:r>
            <w:r w:rsidR="20E9F866" w:rsidRPr="31A65990">
              <w:rPr>
                <w:rFonts w:cs="Segoe UI"/>
                <w:sz w:val="18"/>
                <w:szCs w:val="18"/>
                <w:lang w:val="pt-PT"/>
              </w:rPr>
              <w:t>.</w:t>
            </w:r>
          </w:p>
        </w:tc>
        <w:tc>
          <w:tcPr>
            <w:tcW w:w="0" w:type="auto"/>
            <w:vAlign w:val="center"/>
          </w:tcPr>
          <w:p w14:paraId="5F750998" w14:textId="47C3252D" w:rsidR="00717531" w:rsidRPr="009A40FA" w:rsidRDefault="2774BA2E" w:rsidP="00B35737">
            <w:pPr>
              <w:spacing w:after="0"/>
              <w:jc w:val="both"/>
              <w:rPr>
                <w:rFonts w:cs="Segoe UI"/>
                <w:sz w:val="20"/>
                <w:szCs w:val="20"/>
                <w:lang w:val="pt-PT"/>
              </w:rPr>
            </w:pPr>
            <w:r w:rsidRPr="7EEE55BF">
              <w:rPr>
                <w:rFonts w:cs="Segoe UI"/>
                <w:sz w:val="18"/>
                <w:szCs w:val="18"/>
                <w:lang w:val="pt-PT"/>
              </w:rPr>
              <w:t xml:space="preserve">Não existem estudos comparativos publicados que avaliem múltiplos </w:t>
            </w:r>
            <w:proofErr w:type="spellStart"/>
            <w:r w:rsidRPr="7EEE55BF">
              <w:rPr>
                <w:rFonts w:cs="Segoe UI"/>
                <w:sz w:val="18"/>
                <w:szCs w:val="18"/>
                <w:lang w:val="pt-PT"/>
              </w:rPr>
              <w:t>TFMs</w:t>
            </w:r>
            <w:proofErr w:type="spellEnd"/>
            <w:r w:rsidRPr="7EEE55BF">
              <w:rPr>
                <w:rFonts w:cs="Segoe UI"/>
                <w:sz w:val="18"/>
                <w:szCs w:val="18"/>
                <w:lang w:val="pt-PT"/>
              </w:rPr>
              <w:t xml:space="preserve"> em dados reais de operações Sistema de Produção. Os </w:t>
            </w:r>
            <w:proofErr w:type="spellStart"/>
            <w:r w:rsidRPr="7EEE55BF">
              <w:rPr>
                <w:rFonts w:cs="Segoe UI"/>
                <w:i/>
                <w:iCs/>
                <w:sz w:val="18"/>
                <w:szCs w:val="18"/>
                <w:lang w:val="pt-PT"/>
              </w:rPr>
              <w:t>benchmarks</w:t>
            </w:r>
            <w:proofErr w:type="spellEnd"/>
            <w:r w:rsidRPr="7EEE55BF">
              <w:rPr>
                <w:rFonts w:cs="Segoe UI"/>
                <w:sz w:val="18"/>
                <w:szCs w:val="18"/>
                <w:lang w:val="pt-PT"/>
              </w:rPr>
              <w:t xml:space="preserve"> existentes utilizam </w:t>
            </w:r>
            <w:proofErr w:type="spellStart"/>
            <w:r w:rsidRPr="7EEE55BF">
              <w:rPr>
                <w:rFonts w:cs="Segoe UI"/>
                <w:sz w:val="18"/>
                <w:szCs w:val="18"/>
                <w:lang w:val="pt-PT"/>
              </w:rPr>
              <w:t>datasets</w:t>
            </w:r>
            <w:proofErr w:type="spellEnd"/>
            <w:r w:rsidRPr="7EEE55BF">
              <w:rPr>
                <w:rFonts w:cs="Segoe UI"/>
                <w:sz w:val="18"/>
                <w:szCs w:val="18"/>
                <w:lang w:val="pt-PT"/>
              </w:rPr>
              <w:t xml:space="preserve"> públicos genéricos, não refletindo a complexidade dos dados empresariais</w:t>
            </w:r>
            <w:r w:rsidR="1B2E4ECB" w:rsidRPr="7EEE55BF">
              <w:rPr>
                <w:rFonts w:cs="Segoe UI"/>
                <w:sz w:val="18"/>
                <w:szCs w:val="18"/>
                <w:lang w:val="pt-PT"/>
              </w:rPr>
              <w:t>.</w:t>
            </w:r>
          </w:p>
        </w:tc>
        <w:tc>
          <w:tcPr>
            <w:tcW w:w="0" w:type="auto"/>
            <w:vAlign w:val="center"/>
          </w:tcPr>
          <w:p w14:paraId="5F750999" w14:textId="05D8A6BF" w:rsidR="00717531" w:rsidRPr="009A40FA" w:rsidRDefault="459C8ADD" w:rsidP="00B35737">
            <w:pPr>
              <w:spacing w:after="0"/>
              <w:jc w:val="both"/>
              <w:rPr>
                <w:rFonts w:cs="Segoe UI"/>
                <w:sz w:val="20"/>
                <w:szCs w:val="20"/>
                <w:lang w:val="pt-PT"/>
              </w:rPr>
            </w:pPr>
            <w:r w:rsidRPr="31A65990">
              <w:rPr>
                <w:rFonts w:cs="Segoe UI"/>
                <w:sz w:val="18"/>
                <w:szCs w:val="18"/>
                <w:lang w:val="pt-PT"/>
              </w:rPr>
              <w:t xml:space="preserve">Produção de evidência empírica diretamente aplicável à realidade da </w:t>
            </w:r>
            <w:proofErr w:type="spellStart"/>
            <w:r w:rsidRPr="31A65990">
              <w:rPr>
                <w:rFonts w:cs="Segoe UI"/>
                <w:sz w:val="18"/>
                <w:szCs w:val="18"/>
                <w:lang w:val="pt-PT"/>
              </w:rPr>
              <w:t>INCM</w:t>
            </w:r>
            <w:proofErr w:type="spellEnd"/>
            <w:r w:rsidRPr="31A65990">
              <w:rPr>
                <w:rFonts w:cs="Segoe UI"/>
                <w:sz w:val="18"/>
                <w:szCs w:val="18"/>
                <w:lang w:val="pt-PT"/>
              </w:rPr>
              <w:t>, permitindo uma decisão informada sobre qual modelo (ou combinação) é mais adequado para cada tipo de dado e caso de uso Sistema de Produção</w:t>
            </w:r>
            <w:r w:rsidR="20E9F866" w:rsidRPr="31A65990">
              <w:rPr>
                <w:rFonts w:cs="Segoe UI"/>
                <w:sz w:val="18"/>
                <w:szCs w:val="18"/>
                <w:lang w:val="pt-PT"/>
              </w:rPr>
              <w:t>.</w:t>
            </w:r>
          </w:p>
        </w:tc>
      </w:tr>
      <w:tr w:rsidR="00717531" w:rsidRPr="00A069BE" w14:paraId="5F75099E" w14:textId="77777777" w:rsidTr="009D309A">
        <w:trPr>
          <w:cantSplit/>
          <w:trHeight w:val="52"/>
          <w:tblHeader/>
          <w:jc w:val="center"/>
        </w:trPr>
        <w:tc>
          <w:tcPr>
            <w:tcW w:w="0" w:type="auto"/>
            <w:vAlign w:val="center"/>
          </w:tcPr>
          <w:p w14:paraId="3742D881" w14:textId="20D02499" w:rsidR="00717531" w:rsidRPr="00F008AA" w:rsidRDefault="00717531" w:rsidP="00F008AA">
            <w:pPr>
              <w:spacing w:after="0"/>
              <w:jc w:val="center"/>
              <w:rPr>
                <w:rFonts w:cs="Segoe UI"/>
                <w:b/>
                <w:bCs/>
                <w:sz w:val="18"/>
                <w:szCs w:val="18"/>
                <w:lang w:val="pt-PT"/>
              </w:rPr>
            </w:pPr>
            <w:r w:rsidRPr="00F008AA">
              <w:rPr>
                <w:rFonts w:cs="Segoe UI"/>
                <w:b/>
                <w:bCs/>
                <w:sz w:val="18"/>
                <w:szCs w:val="18"/>
                <w:lang w:val="pt-PT"/>
              </w:rPr>
              <w:t>CI3</w:t>
            </w:r>
          </w:p>
        </w:tc>
        <w:tc>
          <w:tcPr>
            <w:tcW w:w="0" w:type="auto"/>
            <w:vAlign w:val="center"/>
          </w:tcPr>
          <w:p w14:paraId="5F75099B" w14:textId="0F8EEA0E" w:rsidR="00717531" w:rsidRPr="009A40FA" w:rsidRDefault="459C8ADD" w:rsidP="00B35737">
            <w:pPr>
              <w:spacing w:after="0"/>
              <w:jc w:val="both"/>
              <w:rPr>
                <w:rFonts w:cs="Segoe UI"/>
                <w:sz w:val="20"/>
                <w:szCs w:val="20"/>
                <w:lang w:val="pt-PT"/>
              </w:rPr>
            </w:pPr>
            <w:r w:rsidRPr="31A65990">
              <w:rPr>
                <w:rFonts w:cs="Segoe UI"/>
                <w:sz w:val="18"/>
                <w:szCs w:val="18"/>
                <w:lang w:val="pt-PT"/>
              </w:rPr>
              <w:t xml:space="preserve">Exploração de </w:t>
            </w:r>
            <w:proofErr w:type="spellStart"/>
            <w:r w:rsidRPr="31A65990">
              <w:rPr>
                <w:rFonts w:cs="Segoe UI"/>
                <w:sz w:val="18"/>
                <w:szCs w:val="18"/>
                <w:lang w:val="pt-PT"/>
              </w:rPr>
              <w:t>TFMs</w:t>
            </w:r>
            <w:proofErr w:type="spellEnd"/>
            <w:r w:rsidRPr="31A65990">
              <w:rPr>
                <w:rFonts w:cs="Segoe UI"/>
                <w:sz w:val="18"/>
                <w:szCs w:val="18"/>
                <w:lang w:val="pt-PT"/>
              </w:rPr>
              <w:t xml:space="preserve"> open-</w:t>
            </w:r>
            <w:proofErr w:type="spellStart"/>
            <w:r w:rsidRPr="31A65990">
              <w:rPr>
                <w:rFonts w:cs="Segoe UI"/>
                <w:sz w:val="18"/>
                <w:szCs w:val="18"/>
                <w:lang w:val="pt-PT"/>
              </w:rPr>
              <w:t>source</w:t>
            </w:r>
            <w:proofErr w:type="spellEnd"/>
            <w:r w:rsidRPr="31A65990">
              <w:rPr>
                <w:rFonts w:cs="Segoe UI"/>
                <w:sz w:val="18"/>
                <w:szCs w:val="18"/>
                <w:lang w:val="pt-PT"/>
              </w:rPr>
              <w:t xml:space="preserve"> (OPC UA - Protocolo Industrial de Comunicação, </w:t>
            </w:r>
            <w:proofErr w:type="spellStart"/>
            <w:r w:rsidRPr="31A65990">
              <w:rPr>
                <w:rFonts w:cs="Segoe UI"/>
                <w:sz w:val="18"/>
                <w:szCs w:val="18"/>
                <w:lang w:val="pt-PT"/>
              </w:rPr>
              <w:t>Dashboard Offline com Interface de Linha de Comando</w:t>
            </w:r>
            <w:proofErr w:type="spellEnd"/>
            <w:r w:rsidRPr="31A65990">
              <w:rPr>
                <w:rFonts w:cs="Segoe UI"/>
                <w:sz w:val="18"/>
                <w:szCs w:val="18"/>
                <w:lang w:val="pt-PT"/>
              </w:rPr>
              <w:t xml:space="preserve"> v2) como alternativa a soluções proprietárias para IA preditiva em Sistema de Produção</w:t>
            </w:r>
            <w:r w:rsidR="20E9F866" w:rsidRPr="31A65990">
              <w:rPr>
                <w:rFonts w:cs="Segoe UI"/>
                <w:sz w:val="18"/>
                <w:szCs w:val="18"/>
                <w:lang w:val="pt-PT"/>
              </w:rPr>
              <w:t>.</w:t>
            </w:r>
          </w:p>
        </w:tc>
        <w:tc>
          <w:tcPr>
            <w:tcW w:w="0" w:type="auto"/>
            <w:vAlign w:val="center"/>
          </w:tcPr>
          <w:p w14:paraId="0AFEE5CD" w14:textId="30788683" w:rsidR="00717531" w:rsidRPr="009A40FA" w:rsidRDefault="459C8ADD" w:rsidP="00B35737">
            <w:pPr>
              <w:spacing w:after="0"/>
              <w:jc w:val="both"/>
              <w:rPr>
                <w:rFonts w:cs="Segoe UI"/>
                <w:sz w:val="20"/>
                <w:szCs w:val="20"/>
                <w:lang w:val="pt-PT"/>
              </w:rPr>
            </w:pPr>
            <w:r w:rsidRPr="31A65990">
              <w:rPr>
                <w:rFonts w:cs="Segoe UI"/>
                <w:sz w:val="18"/>
                <w:szCs w:val="18"/>
                <w:lang w:val="pt-PT"/>
              </w:rPr>
              <w:t xml:space="preserve">O mercado de IA para Sistema de Produção é dominado por soluções proprietárias integradas </w:t>
            </w:r>
          </w:p>
          <w:p w14:paraId="5F75099C" w14:textId="598F7D0D" w:rsidR="00717531" w:rsidRPr="009A40FA" w:rsidRDefault="00717531" w:rsidP="00B35737">
            <w:pPr>
              <w:spacing w:after="0"/>
              <w:jc w:val="both"/>
              <w:rPr>
                <w:rFonts w:cs="Segoe UI"/>
                <w:sz w:val="20"/>
                <w:szCs w:val="20"/>
                <w:lang w:val="pt-PT"/>
              </w:rPr>
            </w:pPr>
            <w:r>
              <w:rPr>
                <w:rFonts w:cs="Segoe UI"/>
                <w:sz w:val="18"/>
                <w:szCs w:val="18"/>
                <w:lang w:val="pt-PT"/>
              </w:rPr>
              <w:t xml:space="preserve"> com custos de licenciamento elevados e dependência de fornecedor. Soluções open-</w:t>
            </w:r>
            <w:proofErr w:type="spellStart"/>
            <w:r>
              <w:rPr>
                <w:rFonts w:cs="Segoe UI"/>
                <w:sz w:val="18"/>
                <w:szCs w:val="18"/>
                <w:lang w:val="pt-PT"/>
              </w:rPr>
              <w:t>source</w:t>
            </w:r>
            <w:proofErr w:type="spellEnd"/>
            <w:r>
              <w:rPr>
                <w:rFonts w:cs="Segoe UI"/>
                <w:sz w:val="18"/>
                <w:szCs w:val="18"/>
                <w:lang w:val="pt-PT"/>
              </w:rPr>
              <w:t xml:space="preserve"> para dados tabulares são pouco exploradas por fornecedores de Sistema de Produção</w:t>
            </w:r>
            <w:r w:rsidR="009E1B23">
              <w:rPr>
                <w:rFonts w:cs="Segoe UI"/>
                <w:sz w:val="18"/>
                <w:szCs w:val="18"/>
                <w:lang w:val="pt-PT"/>
              </w:rPr>
              <w:t>.</w:t>
            </w:r>
          </w:p>
        </w:tc>
        <w:tc>
          <w:tcPr>
            <w:tcW w:w="0" w:type="auto"/>
            <w:vAlign w:val="center"/>
          </w:tcPr>
          <w:p w14:paraId="5F75099D" w14:textId="5D69A0EB" w:rsidR="00717531" w:rsidRPr="009A40FA" w:rsidRDefault="459C8ADD" w:rsidP="00B35737">
            <w:pPr>
              <w:spacing w:after="0"/>
              <w:jc w:val="both"/>
              <w:rPr>
                <w:rFonts w:cs="Segoe UI"/>
                <w:sz w:val="20"/>
                <w:szCs w:val="20"/>
                <w:lang w:val="pt-PT"/>
              </w:rPr>
            </w:pPr>
            <w:r w:rsidRPr="31A65990">
              <w:rPr>
                <w:rFonts w:cs="Segoe UI"/>
                <w:sz w:val="18"/>
                <w:szCs w:val="18"/>
                <w:lang w:val="pt-PT"/>
              </w:rPr>
              <w:t xml:space="preserve">Potencial de integração de capacidades preditivas avançadas nos produtos </w:t>
            </w:r>
            <w:proofErr w:type="spellStart"/>
            <w:r w:rsidRPr="31A65990">
              <w:rPr>
                <w:rFonts w:cs="Segoe UI"/>
                <w:sz w:val="18"/>
                <w:szCs w:val="18"/>
                <w:lang w:val="pt-PT"/>
              </w:rPr>
              <w:t>INCM</w:t>
            </w:r>
            <w:proofErr w:type="spellEnd"/>
            <w:r w:rsidRPr="31A65990">
              <w:rPr>
                <w:rFonts w:cs="Segoe UI"/>
                <w:sz w:val="18"/>
                <w:szCs w:val="18"/>
                <w:lang w:val="pt-PT"/>
              </w:rPr>
              <w:t xml:space="preserve"> com custos de licenciamento reduzidos, maior controlo sobre o modelo e independência de fornecedores de IA terceiros</w:t>
            </w:r>
            <w:r w:rsidR="20E9F866" w:rsidRPr="31A65990">
              <w:rPr>
                <w:rFonts w:cs="Segoe UI"/>
                <w:sz w:val="18"/>
                <w:szCs w:val="18"/>
                <w:lang w:val="pt-PT"/>
              </w:rPr>
              <w:t>.</w:t>
            </w:r>
          </w:p>
        </w:tc>
      </w:tr>
      <w:tr w:rsidR="00717531" w:rsidRPr="00A069BE" w14:paraId="5F7509A2" w14:textId="77777777" w:rsidTr="009D309A">
        <w:trPr>
          <w:cantSplit/>
          <w:trHeight w:val="52"/>
          <w:tblHeader/>
          <w:jc w:val="center"/>
        </w:trPr>
        <w:tc>
          <w:tcPr>
            <w:tcW w:w="0" w:type="auto"/>
            <w:vAlign w:val="center"/>
          </w:tcPr>
          <w:p w14:paraId="13A73FE7" w14:textId="77D8EADE" w:rsidR="00717531" w:rsidRPr="00F008AA" w:rsidRDefault="00717531" w:rsidP="00F008AA">
            <w:pPr>
              <w:spacing w:after="0"/>
              <w:jc w:val="center"/>
              <w:rPr>
                <w:rFonts w:cs="Segoe UI"/>
                <w:b/>
                <w:bCs/>
                <w:sz w:val="18"/>
                <w:szCs w:val="18"/>
                <w:lang w:val="pt-PT"/>
              </w:rPr>
            </w:pPr>
            <w:r w:rsidRPr="00F008AA">
              <w:rPr>
                <w:rFonts w:cs="Segoe UI"/>
                <w:b/>
                <w:bCs/>
                <w:sz w:val="18"/>
                <w:szCs w:val="18"/>
                <w:lang w:val="pt-PT"/>
              </w:rPr>
              <w:t>CI4</w:t>
            </w:r>
          </w:p>
        </w:tc>
        <w:tc>
          <w:tcPr>
            <w:tcW w:w="0" w:type="auto"/>
            <w:vAlign w:val="center"/>
          </w:tcPr>
          <w:p w14:paraId="5F75099F" w14:textId="2107D762" w:rsidR="00717531" w:rsidRPr="009A40FA" w:rsidRDefault="459C8ADD" w:rsidP="00B35737">
            <w:pPr>
              <w:spacing w:after="0"/>
              <w:jc w:val="both"/>
              <w:rPr>
                <w:rFonts w:cs="Segoe UI"/>
                <w:sz w:val="20"/>
                <w:szCs w:val="20"/>
                <w:lang w:val="pt-PT"/>
              </w:rPr>
            </w:pPr>
            <w:r w:rsidRPr="31A65990">
              <w:rPr>
                <w:rFonts w:cs="Segoe UI"/>
                <w:sz w:val="18"/>
                <w:szCs w:val="18"/>
                <w:lang w:val="pt-PT"/>
              </w:rPr>
              <w:t xml:space="preserve">Framework </w:t>
            </w:r>
            <w:proofErr w:type="spellStart"/>
            <w:r w:rsidRPr="31A65990">
              <w:rPr>
                <w:rFonts w:cs="Segoe UI"/>
                <w:sz w:val="18"/>
                <w:szCs w:val="18"/>
                <w:lang w:val="pt-PT"/>
              </w:rPr>
              <w:t>Python</w:t>
            </w:r>
            <w:proofErr w:type="spellEnd"/>
            <w:r w:rsidRPr="31A65990">
              <w:rPr>
                <w:rFonts w:cs="Segoe UI"/>
                <w:sz w:val="18"/>
                <w:szCs w:val="18"/>
                <w:lang w:val="pt-PT"/>
              </w:rPr>
              <w:t xml:space="preserve"> modular e reutilizável para avaliação rápida de modelos de IA sobre dados tabulares estruturados</w:t>
            </w:r>
            <w:r w:rsidR="20E9F866" w:rsidRPr="31A65990">
              <w:rPr>
                <w:rFonts w:cs="Segoe UI"/>
                <w:sz w:val="18"/>
                <w:szCs w:val="18"/>
                <w:lang w:val="pt-PT"/>
              </w:rPr>
              <w:t>.</w:t>
            </w:r>
          </w:p>
        </w:tc>
        <w:tc>
          <w:tcPr>
            <w:tcW w:w="0" w:type="auto"/>
            <w:vAlign w:val="center"/>
          </w:tcPr>
          <w:p w14:paraId="5F7509A0" w14:textId="5080CF3E" w:rsidR="00717531" w:rsidRPr="009A40FA" w:rsidRDefault="459C8ADD" w:rsidP="00B35737">
            <w:pPr>
              <w:spacing w:after="0"/>
              <w:jc w:val="both"/>
              <w:rPr>
                <w:rFonts w:cs="Segoe UI"/>
                <w:sz w:val="20"/>
                <w:szCs w:val="20"/>
                <w:lang w:val="pt-PT"/>
              </w:rPr>
            </w:pPr>
            <w:r w:rsidRPr="31A65990">
              <w:rPr>
                <w:rFonts w:cs="Segoe UI"/>
                <w:sz w:val="18"/>
                <w:szCs w:val="18"/>
                <w:lang w:val="pt-PT"/>
              </w:rPr>
              <w:t xml:space="preserve">A avaliação de novos modelos de IA na </w:t>
            </w:r>
            <w:proofErr w:type="spellStart"/>
            <w:r w:rsidRPr="31A65990">
              <w:rPr>
                <w:rFonts w:cs="Segoe UI"/>
                <w:sz w:val="18"/>
                <w:szCs w:val="18"/>
                <w:lang w:val="pt-PT"/>
              </w:rPr>
              <w:t>INCM</w:t>
            </w:r>
            <w:proofErr w:type="spellEnd"/>
            <w:r w:rsidRPr="31A65990">
              <w:rPr>
                <w:rFonts w:cs="Segoe UI"/>
                <w:sz w:val="18"/>
                <w:szCs w:val="18"/>
                <w:lang w:val="pt-PT"/>
              </w:rPr>
              <w:t xml:space="preserve"> requer desenvolvimento </w:t>
            </w:r>
            <w:proofErr w:type="spellStart"/>
            <w:r w:rsidRPr="31A65990">
              <w:rPr>
                <w:rFonts w:cs="Segoe UI"/>
                <w:sz w:val="18"/>
                <w:szCs w:val="18"/>
                <w:lang w:val="pt-PT"/>
              </w:rPr>
              <w:t>ad-hoc</w:t>
            </w:r>
            <w:proofErr w:type="spellEnd"/>
            <w:r w:rsidRPr="31A65990">
              <w:rPr>
                <w:rFonts w:cs="Segoe UI"/>
                <w:sz w:val="18"/>
                <w:szCs w:val="18"/>
                <w:lang w:val="pt-PT"/>
              </w:rPr>
              <w:t xml:space="preserve"> de scripts e pipelines de teste, sem uma ferramenta padronizada que permita comparações sistemáticas e reprodutíveis</w:t>
            </w:r>
            <w:r w:rsidR="20E9F866" w:rsidRPr="31A65990">
              <w:rPr>
                <w:rFonts w:cs="Segoe UI"/>
                <w:sz w:val="18"/>
                <w:szCs w:val="18"/>
                <w:lang w:val="pt-PT"/>
              </w:rPr>
              <w:t>.</w:t>
            </w:r>
          </w:p>
        </w:tc>
        <w:tc>
          <w:tcPr>
            <w:tcW w:w="0" w:type="auto"/>
            <w:vAlign w:val="center"/>
          </w:tcPr>
          <w:p w14:paraId="5F7509A1" w14:textId="06B42E57" w:rsidR="00717531" w:rsidRPr="009A40FA" w:rsidRDefault="2E823E89" w:rsidP="00B35737">
            <w:pPr>
              <w:spacing w:after="0"/>
              <w:jc w:val="both"/>
              <w:rPr>
                <w:rFonts w:cs="Segoe UI"/>
                <w:sz w:val="20"/>
                <w:szCs w:val="20"/>
                <w:lang w:val="pt-PT"/>
              </w:rPr>
            </w:pPr>
            <w:r w:rsidRPr="31A65990">
              <w:rPr>
                <w:rFonts w:cs="Segoe UI"/>
                <w:sz w:val="18"/>
                <w:szCs w:val="18"/>
                <w:lang w:val="pt-PT"/>
              </w:rPr>
              <w:t xml:space="preserve">Criação de uma base tecnológica reutilizável que a </w:t>
            </w:r>
            <w:proofErr w:type="spellStart"/>
            <w:r w:rsidRPr="31A65990">
              <w:rPr>
                <w:rFonts w:cs="Segoe UI"/>
                <w:sz w:val="18"/>
                <w:szCs w:val="18"/>
                <w:lang w:val="pt-PT"/>
              </w:rPr>
              <w:t>INCM</w:t>
            </w:r>
            <w:proofErr w:type="spellEnd"/>
            <w:r w:rsidRPr="31A65990">
              <w:rPr>
                <w:rFonts w:cs="Segoe UI"/>
                <w:sz w:val="18"/>
                <w:szCs w:val="18"/>
                <w:lang w:val="pt-PT"/>
              </w:rPr>
              <w:t xml:space="preserve"> poderá usar para avaliar futuros modelos </w:t>
            </w:r>
            <w:r w:rsidR="4CF7611E" w:rsidRPr="31A65990">
              <w:rPr>
                <w:rFonts w:cs="Segoe UI"/>
                <w:sz w:val="18"/>
                <w:szCs w:val="18"/>
                <w:lang w:val="pt-PT"/>
              </w:rPr>
              <w:t xml:space="preserve">fundacionais </w:t>
            </w:r>
            <w:r w:rsidRPr="31A65990">
              <w:rPr>
                <w:rFonts w:cs="Segoe UI"/>
                <w:sz w:val="18"/>
                <w:szCs w:val="18"/>
                <w:lang w:val="pt-PT"/>
              </w:rPr>
              <w:t>tabulares à medida que o campo evolui, acelerando ciclos de inovação em IA</w:t>
            </w:r>
            <w:r w:rsidR="6A61BFD1" w:rsidRPr="31A65990">
              <w:rPr>
                <w:rFonts w:cs="Segoe UI"/>
                <w:sz w:val="18"/>
                <w:szCs w:val="18"/>
                <w:lang w:val="pt-PT"/>
              </w:rPr>
              <w:t>.</w:t>
            </w:r>
          </w:p>
        </w:tc>
      </w:tr>
    </w:tbl>
    <w:p w14:paraId="5F7509A3" w14:textId="77777777" w:rsidR="00602FA8" w:rsidRPr="009A40FA" w:rsidRDefault="00602FA8">
      <w:pPr>
        <w:rPr>
          <w:lang w:val="pt-PT"/>
        </w:rPr>
      </w:pPr>
    </w:p>
    <w:p w14:paraId="5F7509A4" w14:textId="77777777" w:rsidR="00602FA8" w:rsidRDefault="008B6628">
      <w:pPr>
        <w:pStyle w:val="Heading1"/>
        <w:numPr>
          <w:ilvl w:val="0"/>
          <w:numId w:val="3"/>
        </w:numPr>
        <w:ind w:left="426" w:hanging="426"/>
        <w:jc w:val="both"/>
        <w:rPr>
          <w:rFonts w:cs="Segoe UI"/>
          <w:color w:val="002060"/>
          <w:sz w:val="24"/>
          <w:lang w:val="en-US"/>
        </w:rPr>
      </w:pPr>
      <w:proofErr w:type="spellStart"/>
      <w:r w:rsidRPr="31A65990">
        <w:rPr>
          <w:rFonts w:cs="Segoe UI"/>
          <w:color w:val="002060"/>
          <w:sz w:val="24"/>
          <w:szCs w:val="24"/>
          <w:lang w:val="en-US"/>
        </w:rPr>
        <w:t>Pressupostos</w:t>
      </w:r>
      <w:proofErr w:type="spellEnd"/>
      <w:r w:rsidRPr="31A65990">
        <w:rPr>
          <w:rFonts w:cs="Segoe UI"/>
          <w:color w:val="002060"/>
          <w:sz w:val="24"/>
          <w:szCs w:val="24"/>
          <w:lang w:val="en-US"/>
        </w:rPr>
        <w:t>:</w:t>
      </w:r>
    </w:p>
    <w:p w14:paraId="4723BEDB" w14:textId="330942E2" w:rsidR="1505335D" w:rsidRDefault="1505335D" w:rsidP="31A65990">
      <w:pPr>
        <w:spacing w:after="0"/>
        <w:jc w:val="both"/>
        <w:rPr>
          <w:rFonts w:eastAsia="Times New Roman" w:cs="Segoe UI"/>
          <w:sz w:val="20"/>
          <w:szCs w:val="20"/>
          <w:lang w:val="pt-PT"/>
        </w:rPr>
      </w:pPr>
      <w:r w:rsidRPr="31A65990">
        <w:rPr>
          <w:rFonts w:eastAsia="Times New Roman" w:cs="Segoe UI"/>
          <w:sz w:val="20"/>
          <w:szCs w:val="20"/>
          <w:lang w:val="pt-PT"/>
        </w:rPr>
        <w:t>Esta proposta foi planeada com base nos pressupostos abaixo, pelo que o incumprimento de qualquer um deles poderá resultar num atraso do projeto:</w:t>
      </w:r>
    </w:p>
    <w:p w14:paraId="5F7509A7" w14:textId="77777777" w:rsidR="00602FA8" w:rsidRDefault="00602FA8">
      <w:pPr>
        <w:spacing w:after="0"/>
        <w:jc w:val="both"/>
        <w:rPr>
          <w:rFonts w:eastAsia="Times New Roman" w:cs="Segoe UI"/>
          <w:sz w:val="20"/>
          <w:szCs w:val="20"/>
          <w:lang w:val="pt-PT"/>
        </w:rPr>
      </w:pPr>
    </w:p>
    <w:p w14:paraId="5F7509A8" w14:textId="77777777" w:rsidR="00602FA8" w:rsidRDefault="008B6628">
      <w:pPr>
        <w:spacing w:after="0"/>
        <w:jc w:val="both"/>
        <w:rPr>
          <w:rFonts w:eastAsia="Times New Roman" w:cs="Segoe UI"/>
          <w:b/>
          <w:bCs/>
          <w:sz w:val="20"/>
          <w:szCs w:val="20"/>
          <w:lang w:val="pt-PT"/>
        </w:rPr>
      </w:pPr>
      <w:r>
        <w:rPr>
          <w:rFonts w:eastAsia="Times New Roman" w:cs="Segoe UI"/>
          <w:b/>
          <w:bCs/>
          <w:sz w:val="20"/>
          <w:szCs w:val="20"/>
          <w:lang w:val="pt-PT"/>
        </w:rPr>
        <w:t>Relativamente aos Recursos Humanos:</w:t>
      </w:r>
    </w:p>
    <w:p w14:paraId="5F7509A9" w14:textId="77777777" w:rsidR="00602FA8" w:rsidRDefault="008B6628">
      <w:pPr>
        <w:numPr>
          <w:ilvl w:val="0"/>
          <w:numId w:val="4"/>
        </w:numPr>
        <w:spacing w:after="0"/>
        <w:jc w:val="both"/>
        <w:rPr>
          <w:rFonts w:eastAsia="Times New Roman" w:cs="Segoe UI"/>
          <w:sz w:val="20"/>
          <w:szCs w:val="20"/>
          <w:lang w:val="pt-PT"/>
        </w:rPr>
      </w:pPr>
      <w:r>
        <w:rPr>
          <w:rFonts w:eastAsia="Times New Roman" w:cs="Segoe UI"/>
          <w:sz w:val="20"/>
          <w:szCs w:val="20"/>
          <w:lang w:val="pt-PT"/>
        </w:rPr>
        <w:t xml:space="preserve">O envolvimento de recursos humanos do DTx especializados nas seguintes áreas: </w:t>
      </w:r>
      <w:r w:rsidRPr="00F172E2">
        <w:rPr>
          <w:rFonts w:eastAsia="Times New Roman" w:cs="Segoe UI"/>
          <w:i/>
          <w:iCs/>
          <w:sz w:val="20"/>
          <w:szCs w:val="20"/>
          <w:lang w:val="pt-PT"/>
        </w:rPr>
        <w:t xml:space="preserve">data </w:t>
      </w:r>
      <w:proofErr w:type="spellStart"/>
      <w:r w:rsidRPr="00F172E2">
        <w:rPr>
          <w:rFonts w:eastAsia="Times New Roman" w:cs="Segoe UI"/>
          <w:i/>
          <w:iCs/>
          <w:sz w:val="20"/>
          <w:szCs w:val="20"/>
          <w:lang w:val="pt-PT"/>
        </w:rPr>
        <w:t>science</w:t>
      </w:r>
      <w:proofErr w:type="spellEnd"/>
      <w:r w:rsidRPr="0078725A">
        <w:rPr>
          <w:rFonts w:eastAsia="Times New Roman" w:cs="Segoe UI"/>
          <w:sz w:val="20"/>
          <w:szCs w:val="20"/>
          <w:lang w:val="pt-PT"/>
        </w:rPr>
        <w:t xml:space="preserve">, </w:t>
      </w:r>
      <w:proofErr w:type="spellStart"/>
      <w:r w:rsidRPr="00F172E2">
        <w:rPr>
          <w:rFonts w:eastAsia="Times New Roman" w:cs="Segoe UI"/>
          <w:i/>
          <w:iCs/>
          <w:sz w:val="20"/>
          <w:szCs w:val="20"/>
          <w:lang w:val="pt-PT"/>
        </w:rPr>
        <w:t>machine</w:t>
      </w:r>
      <w:proofErr w:type="spellEnd"/>
      <w:r w:rsidRPr="00F172E2">
        <w:rPr>
          <w:rFonts w:eastAsia="Times New Roman" w:cs="Segoe UI"/>
          <w:i/>
          <w:iCs/>
          <w:sz w:val="20"/>
          <w:szCs w:val="20"/>
          <w:lang w:val="pt-PT"/>
        </w:rPr>
        <w:t xml:space="preserve"> </w:t>
      </w:r>
      <w:proofErr w:type="spellStart"/>
      <w:r w:rsidRPr="00F172E2">
        <w:rPr>
          <w:rFonts w:eastAsia="Times New Roman" w:cs="Segoe UI"/>
          <w:i/>
          <w:iCs/>
          <w:sz w:val="20"/>
          <w:szCs w:val="20"/>
          <w:lang w:val="pt-PT"/>
        </w:rPr>
        <w:t>learning</w:t>
      </w:r>
      <w:proofErr w:type="spellEnd"/>
      <w:r>
        <w:rPr>
          <w:rFonts w:eastAsia="Times New Roman" w:cs="Segoe UI"/>
          <w:sz w:val="20"/>
          <w:szCs w:val="20"/>
          <w:lang w:val="pt-PT"/>
        </w:rPr>
        <w:t xml:space="preserve"> e inteligência artificial aplicada a dados tabulares.</w:t>
      </w:r>
    </w:p>
    <w:p w14:paraId="5F7509AA" w14:textId="6D90DE76" w:rsidR="00602FA8" w:rsidRDefault="008B6628">
      <w:pPr>
        <w:numPr>
          <w:ilvl w:val="0"/>
          <w:numId w:val="4"/>
        </w:numPr>
        <w:spacing w:after="0"/>
        <w:jc w:val="both"/>
        <w:rPr>
          <w:rFonts w:eastAsia="Times New Roman" w:cs="Segoe UI"/>
          <w:sz w:val="20"/>
          <w:szCs w:val="20"/>
          <w:lang w:val="pt-PT"/>
        </w:rPr>
      </w:pPr>
      <w:r>
        <w:rPr>
          <w:rFonts w:eastAsia="Times New Roman" w:cs="Segoe UI"/>
          <w:sz w:val="20"/>
          <w:szCs w:val="20"/>
          <w:lang w:val="pt-PT"/>
        </w:rPr>
        <w:t xml:space="preserve">O trabalho do projeto apenas começará quando o DTx </w:t>
      </w:r>
      <w:r>
        <w:rPr>
          <w:rFonts w:eastAsia="Times New Roman" w:cs="Segoe UI"/>
          <w:sz w:val="20"/>
          <w:szCs w:val="20"/>
          <w:lang w:val="pt-BR"/>
        </w:rPr>
        <w:t xml:space="preserve">afetar </w:t>
      </w:r>
      <w:ins w:id="6" w:author="Odete Estrela Moreira Gonçalves" w:date="2026-05-13T15:49:00Z">
        <w:r w:rsidR="0025569E">
          <w:rPr>
            <w:rFonts w:eastAsia="Times New Roman" w:cs="Segoe UI"/>
            <w:sz w:val="20"/>
            <w:szCs w:val="20"/>
            <w:lang w:val="pt-PT"/>
          </w:rPr>
          <w:t>1</w:t>
        </w:r>
      </w:ins>
      <w:del w:id="7" w:author="Odete Estrela Moreira Gonçalves" w:date="2026-05-13T15:49:00Z">
        <w:r w:rsidDel="0025569E">
          <w:rPr>
            <w:rFonts w:eastAsia="Times New Roman" w:cs="Segoe UI"/>
            <w:sz w:val="20"/>
            <w:szCs w:val="20"/>
            <w:lang w:val="pt-PT"/>
          </w:rPr>
          <w:delText>2</w:delText>
        </w:r>
      </w:del>
      <w:r>
        <w:rPr>
          <w:rFonts w:eastAsia="Times New Roman" w:cs="Segoe UI"/>
          <w:sz w:val="20"/>
          <w:szCs w:val="20"/>
          <w:lang w:val="pt-PT"/>
        </w:rPr>
        <w:t xml:space="preserve"> recurso</w:t>
      </w:r>
      <w:del w:id="8" w:author="Odete Estrela Moreira Gonçalves" w:date="2026-05-13T15:49:00Z">
        <w:r w:rsidDel="0025569E">
          <w:rPr>
            <w:rFonts w:eastAsia="Times New Roman" w:cs="Segoe UI"/>
            <w:sz w:val="20"/>
            <w:szCs w:val="20"/>
            <w:lang w:val="pt-PT"/>
          </w:rPr>
          <w:delText>s</w:delText>
        </w:r>
      </w:del>
      <w:r>
        <w:rPr>
          <w:rFonts w:eastAsia="Times New Roman" w:cs="Segoe UI"/>
          <w:sz w:val="20"/>
          <w:szCs w:val="20"/>
          <w:lang w:val="pt-PT"/>
        </w:rPr>
        <w:t xml:space="preserve"> humanos especializados em </w:t>
      </w:r>
      <w:r w:rsidRPr="00F172E2">
        <w:rPr>
          <w:rFonts w:eastAsia="Times New Roman" w:cs="Segoe UI"/>
          <w:i/>
          <w:iCs/>
          <w:sz w:val="20"/>
          <w:szCs w:val="20"/>
          <w:lang w:val="pt-PT"/>
        </w:rPr>
        <w:t xml:space="preserve">Data </w:t>
      </w:r>
      <w:proofErr w:type="spellStart"/>
      <w:r w:rsidRPr="00F172E2">
        <w:rPr>
          <w:rFonts w:eastAsia="Times New Roman" w:cs="Segoe UI"/>
          <w:i/>
          <w:iCs/>
          <w:sz w:val="20"/>
          <w:szCs w:val="20"/>
          <w:lang w:val="pt-PT"/>
        </w:rPr>
        <w:t>Science</w:t>
      </w:r>
      <w:proofErr w:type="spellEnd"/>
      <w:r>
        <w:rPr>
          <w:rFonts w:eastAsia="Times New Roman" w:cs="Segoe UI"/>
          <w:sz w:val="20"/>
          <w:szCs w:val="20"/>
          <w:lang w:val="pt-PT"/>
        </w:rPr>
        <w:t xml:space="preserve"> e </w:t>
      </w:r>
      <w:proofErr w:type="spellStart"/>
      <w:r w:rsidRPr="00F172E2">
        <w:rPr>
          <w:rFonts w:eastAsia="Times New Roman" w:cs="Segoe UI"/>
          <w:i/>
          <w:iCs/>
          <w:sz w:val="20"/>
          <w:szCs w:val="20"/>
          <w:lang w:val="pt-PT"/>
        </w:rPr>
        <w:t>Machine</w:t>
      </w:r>
      <w:proofErr w:type="spellEnd"/>
      <w:r w:rsidRPr="00F172E2">
        <w:rPr>
          <w:rFonts w:eastAsia="Times New Roman" w:cs="Segoe UI"/>
          <w:i/>
          <w:iCs/>
          <w:sz w:val="20"/>
          <w:szCs w:val="20"/>
          <w:lang w:val="pt-PT"/>
        </w:rPr>
        <w:t xml:space="preserve"> </w:t>
      </w:r>
      <w:proofErr w:type="spellStart"/>
      <w:r w:rsidRPr="00F172E2">
        <w:rPr>
          <w:rFonts w:eastAsia="Times New Roman" w:cs="Segoe UI"/>
          <w:i/>
          <w:iCs/>
          <w:sz w:val="20"/>
          <w:szCs w:val="20"/>
          <w:lang w:val="pt-PT"/>
        </w:rPr>
        <w:t>Learning</w:t>
      </w:r>
      <w:proofErr w:type="spellEnd"/>
      <w:ins w:id="9" w:author="Odete Estrela Moreira Gonçalves" w:date="2026-05-13T15:49:00Z">
        <w:r w:rsidR="0025569E">
          <w:rPr>
            <w:rFonts w:eastAsia="Times New Roman" w:cs="Segoe UI"/>
            <w:sz w:val="20"/>
            <w:szCs w:val="20"/>
            <w:lang w:val="pt-PT"/>
          </w:rPr>
          <w:t xml:space="preserve"> </w:t>
        </w:r>
      </w:ins>
      <w:ins w:id="10" w:author="Odete Estrela Moreira Gonçalves" w:date="2026-05-13T16:02:00Z">
        <w:r w:rsidR="00CC1CDF" w:rsidRPr="00CC1CDF">
          <w:rPr>
            <w:rFonts w:eastAsia="Times New Roman" w:cs="Segoe UI"/>
            <w:sz w:val="18"/>
            <w:szCs w:val="18"/>
            <w:lang w:val="pt-PT"/>
            <w:rPrChange w:id="11" w:author="Odete Estrela Moreira Gonçalves" w:date="2026-05-13T16:02:00Z">
              <w:rPr>
                <w:rFonts w:eastAsia="Times New Roman" w:cs="Segoe UI"/>
                <w:sz w:val="18"/>
                <w:szCs w:val="18"/>
                <w:lang w:val="en-US"/>
              </w:rPr>
            </w:rPrChange>
          </w:rPr>
          <w:t>Data &amp; Application Engineering (DAE)</w:t>
        </w:r>
      </w:ins>
      <w:del w:id="12" w:author="Odete Estrela Moreira Gonçalves" w:date="2026-05-13T15:49:00Z">
        <w:r w:rsidDel="0025569E">
          <w:rPr>
            <w:rFonts w:eastAsia="Times New Roman" w:cs="Segoe UI"/>
            <w:sz w:val="20"/>
            <w:szCs w:val="20"/>
            <w:lang w:val="pt-PT"/>
          </w:rPr>
          <w:delText>.</w:delText>
        </w:r>
      </w:del>
    </w:p>
    <w:p w14:paraId="5F7509AB" w14:textId="368FDD67" w:rsidR="00602FA8" w:rsidRDefault="008B6628">
      <w:pPr>
        <w:numPr>
          <w:ilvl w:val="0"/>
          <w:numId w:val="4"/>
        </w:numPr>
        <w:spacing w:after="0"/>
        <w:jc w:val="both"/>
        <w:rPr>
          <w:rFonts w:eastAsia="Times New Roman" w:cs="Segoe UI"/>
          <w:sz w:val="20"/>
          <w:szCs w:val="20"/>
          <w:lang w:val="pt-PT"/>
        </w:rPr>
      </w:pPr>
      <w:r>
        <w:rPr>
          <w:rFonts w:eastAsia="Times New Roman" w:cs="Segoe UI"/>
          <w:sz w:val="20"/>
          <w:szCs w:val="20"/>
          <w:lang w:val="pt-PT"/>
        </w:rPr>
        <w:t xml:space="preserve">A </w:t>
      </w:r>
      <w:r>
        <w:rPr>
          <w:rFonts w:eastAsia="Times New Roman" w:cs="Segoe UI"/>
          <w:sz w:val="20"/>
          <w:szCs w:val="20"/>
          <w:lang w:val="pt-BR"/>
        </w:rPr>
        <w:t xml:space="preserve">afetação </w:t>
      </w:r>
      <w:r>
        <w:rPr>
          <w:rFonts w:eastAsia="Times New Roman" w:cs="Segoe UI"/>
          <w:sz w:val="20"/>
          <w:szCs w:val="20"/>
          <w:lang w:val="pt-PT"/>
        </w:rPr>
        <w:t xml:space="preserve">de pelo menos um recurso humano </w:t>
      </w:r>
      <w:r w:rsidR="0078725A">
        <w:rPr>
          <w:rFonts w:eastAsia="Times New Roman" w:cs="Segoe UI"/>
          <w:sz w:val="20"/>
          <w:szCs w:val="20"/>
          <w:lang w:val="pt-PT"/>
        </w:rPr>
        <w:t xml:space="preserve">da </w:t>
      </w:r>
      <w:proofErr w:type="spellStart"/>
      <w:r w:rsidR="0078725A">
        <w:rPr>
          <w:rFonts w:eastAsia="Times New Roman" w:cs="Segoe UI"/>
          <w:sz w:val="20"/>
          <w:szCs w:val="20"/>
          <w:lang w:val="pt-PT"/>
        </w:rPr>
        <w:t>INCM</w:t>
      </w:r>
      <w:proofErr w:type="spellEnd"/>
      <w:r>
        <w:rPr>
          <w:rFonts w:eastAsia="Times New Roman" w:cs="Segoe UI"/>
          <w:sz w:val="20"/>
          <w:szCs w:val="20"/>
          <w:lang w:val="pt-PT"/>
        </w:rPr>
        <w:t xml:space="preserve"> responsável por garantir a transição do conhecimento do projeto para a empresa. É altamente recomendável que este recurso humano participe em reuniões técnicas organizadas pelo DTx para i) contribuir com inputs técnicos para a equipa, </w:t>
      </w:r>
      <w:proofErr w:type="spellStart"/>
      <w:r>
        <w:rPr>
          <w:rFonts w:eastAsia="Times New Roman" w:cs="Segoe UI"/>
          <w:sz w:val="20"/>
          <w:szCs w:val="20"/>
          <w:lang w:val="pt-PT"/>
        </w:rPr>
        <w:t>ii</w:t>
      </w:r>
      <w:proofErr w:type="spellEnd"/>
      <w:r>
        <w:rPr>
          <w:rFonts w:eastAsia="Times New Roman" w:cs="Segoe UI"/>
          <w:sz w:val="20"/>
          <w:szCs w:val="20"/>
          <w:lang w:val="pt-PT"/>
        </w:rPr>
        <w:t xml:space="preserve">) informar o acompanhamento do projeto à empresa, </w:t>
      </w:r>
      <w:proofErr w:type="spellStart"/>
      <w:r>
        <w:rPr>
          <w:rFonts w:eastAsia="Times New Roman" w:cs="Segoe UI"/>
          <w:sz w:val="20"/>
          <w:szCs w:val="20"/>
          <w:lang w:val="pt-PT"/>
        </w:rPr>
        <w:t>iii</w:t>
      </w:r>
      <w:proofErr w:type="spellEnd"/>
      <w:r>
        <w:rPr>
          <w:rFonts w:eastAsia="Times New Roman" w:cs="Segoe UI"/>
          <w:sz w:val="20"/>
          <w:szCs w:val="20"/>
          <w:lang w:val="pt-PT"/>
        </w:rPr>
        <w:t xml:space="preserve">) monitorizar a evolução do projeto, </w:t>
      </w:r>
      <w:proofErr w:type="spellStart"/>
      <w:r>
        <w:rPr>
          <w:rFonts w:eastAsia="Times New Roman" w:cs="Segoe UI"/>
          <w:sz w:val="20"/>
          <w:szCs w:val="20"/>
          <w:lang w:val="pt-PT"/>
        </w:rPr>
        <w:t>iv</w:t>
      </w:r>
      <w:proofErr w:type="spellEnd"/>
      <w:r>
        <w:rPr>
          <w:rFonts w:eastAsia="Times New Roman" w:cs="Segoe UI"/>
          <w:sz w:val="20"/>
          <w:szCs w:val="20"/>
          <w:lang w:val="pt-PT"/>
        </w:rPr>
        <w:t>) assumir a propriedade do processo de transferência de tecnologia e conhecimento.</w:t>
      </w:r>
    </w:p>
    <w:p w14:paraId="5F7509AC" w14:textId="77777777" w:rsidR="00602FA8" w:rsidRDefault="008B6628">
      <w:pPr>
        <w:numPr>
          <w:ilvl w:val="0"/>
          <w:numId w:val="4"/>
        </w:numPr>
        <w:spacing w:after="0"/>
        <w:jc w:val="both"/>
        <w:rPr>
          <w:rFonts w:eastAsia="Times New Roman" w:cs="Segoe UI"/>
          <w:sz w:val="20"/>
          <w:szCs w:val="20"/>
          <w:lang w:val="pt-PT"/>
        </w:rPr>
      </w:pPr>
      <w:r>
        <w:rPr>
          <w:rFonts w:eastAsia="Times New Roman" w:cs="Segoe UI"/>
          <w:sz w:val="20"/>
          <w:szCs w:val="20"/>
          <w:lang w:val="pt-PT"/>
        </w:rPr>
        <w:t xml:space="preserve">O envolvimento de pelo menos um recurso humano da </w:t>
      </w:r>
      <w:proofErr w:type="spellStart"/>
      <w:r>
        <w:rPr>
          <w:rFonts w:eastAsia="Times New Roman" w:cs="Segoe UI"/>
          <w:sz w:val="20"/>
          <w:szCs w:val="20"/>
          <w:lang w:val="pt-PT"/>
        </w:rPr>
        <w:t>INCM</w:t>
      </w:r>
      <w:proofErr w:type="spellEnd"/>
      <w:r>
        <w:rPr>
          <w:rFonts w:eastAsia="Times New Roman" w:cs="Segoe UI"/>
          <w:sz w:val="20"/>
          <w:szCs w:val="20"/>
          <w:lang w:val="pt-PT"/>
        </w:rPr>
        <w:t xml:space="preserve"> com conhecimento dos dados tabulares dos sistemas Sistema de Produção da empresa, para fornecer </w:t>
      </w:r>
      <w:proofErr w:type="spellStart"/>
      <w:r>
        <w:rPr>
          <w:rFonts w:eastAsia="Times New Roman" w:cs="Segoe UI"/>
          <w:sz w:val="20"/>
          <w:szCs w:val="20"/>
          <w:lang w:val="pt-PT"/>
        </w:rPr>
        <w:t>datasets</w:t>
      </w:r>
      <w:proofErr w:type="spellEnd"/>
      <w:r>
        <w:rPr>
          <w:rFonts w:eastAsia="Times New Roman" w:cs="Segoe UI"/>
          <w:sz w:val="20"/>
          <w:szCs w:val="20"/>
          <w:lang w:val="pt-PT"/>
        </w:rPr>
        <w:t xml:space="preserve"> representativos</w:t>
      </w:r>
      <w:r>
        <w:rPr>
          <w:rFonts w:eastAsia="Times New Roman" w:cs="Segoe UI"/>
          <w:sz w:val="20"/>
          <w:szCs w:val="20"/>
          <w:lang w:val="pt-BR"/>
        </w:rPr>
        <w:t xml:space="preserve"> da própria INCM ou públicos</w:t>
      </w:r>
      <w:r>
        <w:rPr>
          <w:rFonts w:eastAsia="Times New Roman" w:cs="Segoe UI"/>
          <w:sz w:val="20"/>
          <w:szCs w:val="20"/>
          <w:lang w:val="pt-PT"/>
        </w:rPr>
        <w:t xml:space="preserve"> e validar os resultados das previsões dos modelos.</w:t>
      </w:r>
    </w:p>
    <w:p w14:paraId="5F7509AD" w14:textId="77777777" w:rsidR="00602FA8" w:rsidRDefault="00602FA8">
      <w:pPr>
        <w:spacing w:after="0"/>
        <w:ind w:left="720"/>
        <w:jc w:val="both"/>
        <w:rPr>
          <w:rFonts w:eastAsia="Times New Roman" w:cs="Segoe UI"/>
          <w:sz w:val="20"/>
          <w:szCs w:val="20"/>
          <w:lang w:val="pt-PT"/>
        </w:rPr>
      </w:pPr>
    </w:p>
    <w:p w14:paraId="5F7509AE" w14:textId="77777777" w:rsidR="00602FA8" w:rsidRDefault="008B6628">
      <w:pPr>
        <w:spacing w:after="0"/>
        <w:jc w:val="both"/>
        <w:rPr>
          <w:rFonts w:eastAsia="Times New Roman" w:cs="Segoe UI"/>
          <w:b/>
          <w:bCs/>
          <w:sz w:val="20"/>
          <w:szCs w:val="20"/>
          <w:lang w:val="pt-PT"/>
        </w:rPr>
      </w:pPr>
      <w:r>
        <w:rPr>
          <w:rFonts w:eastAsia="Times New Roman" w:cs="Segoe UI"/>
          <w:b/>
          <w:bCs/>
          <w:sz w:val="20"/>
          <w:szCs w:val="20"/>
          <w:lang w:val="pt-PT"/>
        </w:rPr>
        <w:t>Relativamente aos Desenvolvimentos Gerais:</w:t>
      </w:r>
    </w:p>
    <w:p w14:paraId="5F7509AF" w14:textId="06E2CDE0" w:rsidR="00602FA8" w:rsidRDefault="008B6628">
      <w:pPr>
        <w:numPr>
          <w:ilvl w:val="0"/>
          <w:numId w:val="5"/>
        </w:numPr>
        <w:spacing w:after="0"/>
        <w:jc w:val="both"/>
        <w:rPr>
          <w:rFonts w:eastAsia="Times New Roman" w:cs="Segoe UI"/>
          <w:sz w:val="20"/>
          <w:szCs w:val="20"/>
          <w:lang w:val="pt-PT"/>
        </w:rPr>
      </w:pPr>
      <w:r>
        <w:rPr>
          <w:rFonts w:eastAsia="Times New Roman" w:cs="Segoe UI"/>
          <w:sz w:val="20"/>
          <w:szCs w:val="20"/>
          <w:lang w:val="pt-PT"/>
        </w:rPr>
        <w:t xml:space="preserve">O projeto que visa alcançar o TRL </w:t>
      </w:r>
      <w:r w:rsidR="00843AE2">
        <w:rPr>
          <w:rFonts w:eastAsia="Times New Roman" w:cs="Segoe UI"/>
          <w:sz w:val="20"/>
          <w:szCs w:val="20"/>
          <w:lang w:val="pt-PT"/>
        </w:rPr>
        <w:t xml:space="preserve">3 </w:t>
      </w:r>
      <w:r w:rsidR="00843AE2" w:rsidRPr="00843AE2">
        <w:rPr>
          <w:rFonts w:eastAsia="Times New Roman" w:cs="Segoe UI"/>
          <w:sz w:val="20"/>
          <w:szCs w:val="20"/>
          <w:lang w:val="pt-PT"/>
        </w:rPr>
        <w:t>Prova de conceito experimental</w:t>
      </w:r>
      <w:r w:rsidR="003F5553">
        <w:rPr>
          <w:rFonts w:eastAsia="Times New Roman" w:cs="Segoe UI"/>
          <w:sz w:val="20"/>
          <w:szCs w:val="20"/>
          <w:lang w:val="pt-PT"/>
        </w:rPr>
        <w:t>,</w:t>
      </w:r>
      <w:r>
        <w:rPr>
          <w:rFonts w:eastAsia="Times New Roman" w:cs="Segoe UI"/>
          <w:sz w:val="20"/>
          <w:szCs w:val="20"/>
          <w:lang w:val="pt-PT"/>
        </w:rPr>
        <w:t xml:space="preserve"> engloba um trabalho colaborativo entre o DTx e a </w:t>
      </w:r>
      <w:proofErr w:type="spellStart"/>
      <w:r>
        <w:rPr>
          <w:rFonts w:eastAsia="Times New Roman" w:cs="Segoe UI"/>
          <w:sz w:val="20"/>
          <w:szCs w:val="20"/>
          <w:lang w:val="pt-PT"/>
        </w:rPr>
        <w:t>INCM</w:t>
      </w:r>
      <w:proofErr w:type="spellEnd"/>
      <w:r>
        <w:rPr>
          <w:rFonts w:eastAsia="Times New Roman" w:cs="Segoe UI"/>
          <w:sz w:val="20"/>
          <w:szCs w:val="20"/>
          <w:lang w:val="pt-PT"/>
        </w:rPr>
        <w:t>, sendo a taxa de sucesso deste projeto intimamente relacionada com a capacidade de ambas as partes de realizar a contribuição planeada</w:t>
      </w:r>
      <w:r w:rsidR="0084494A">
        <w:rPr>
          <w:rFonts w:eastAsia="Times New Roman" w:cs="Segoe UI"/>
          <w:sz w:val="20"/>
          <w:szCs w:val="20"/>
          <w:lang w:val="pt-PT"/>
        </w:rPr>
        <w:t>.</w:t>
      </w:r>
    </w:p>
    <w:p w14:paraId="5F7509B0" w14:textId="77777777" w:rsidR="00602FA8" w:rsidRDefault="008B6628">
      <w:pPr>
        <w:numPr>
          <w:ilvl w:val="0"/>
          <w:numId w:val="5"/>
        </w:numPr>
        <w:spacing w:after="0"/>
        <w:jc w:val="both"/>
        <w:rPr>
          <w:rFonts w:eastAsia="Times New Roman" w:cs="Segoe UI"/>
          <w:sz w:val="20"/>
          <w:szCs w:val="20"/>
          <w:lang w:val="pt-PT"/>
        </w:rPr>
      </w:pPr>
      <w:r>
        <w:rPr>
          <w:rFonts w:eastAsia="Times New Roman" w:cs="Segoe UI"/>
          <w:sz w:val="20"/>
          <w:szCs w:val="20"/>
          <w:lang w:val="pt-PT"/>
        </w:rPr>
        <w:t>O desenvolvimento do projeto será focado no</w:t>
      </w:r>
      <w:r>
        <w:rPr>
          <w:rFonts w:eastAsia="Times New Roman" w:cs="Segoe UI"/>
          <w:sz w:val="20"/>
          <w:szCs w:val="20"/>
          <w:lang w:val="pt-BR"/>
        </w:rPr>
        <w:t>s artefactos listados na Tabela 1</w:t>
      </w:r>
      <w:r>
        <w:rPr>
          <w:rFonts w:eastAsia="Times New Roman" w:cs="Segoe UI"/>
          <w:sz w:val="20"/>
          <w:szCs w:val="20"/>
          <w:lang w:val="pt-PT"/>
        </w:rPr>
        <w:t xml:space="preserve"> significando que a avaliação de marcos e entregas deve ser de acordo com este caso de uso específico.</w:t>
      </w:r>
    </w:p>
    <w:p w14:paraId="5F7509B1" w14:textId="7840FAB7" w:rsidR="00602FA8" w:rsidRDefault="008B6628">
      <w:pPr>
        <w:numPr>
          <w:ilvl w:val="0"/>
          <w:numId w:val="5"/>
        </w:numPr>
        <w:spacing w:after="0"/>
        <w:jc w:val="both"/>
        <w:rPr>
          <w:rFonts w:eastAsia="Times New Roman" w:cs="Segoe UI"/>
          <w:sz w:val="20"/>
          <w:szCs w:val="20"/>
          <w:lang w:val="pt-PT"/>
        </w:rPr>
      </w:pPr>
      <w:r>
        <w:rPr>
          <w:rFonts w:eastAsia="Times New Roman" w:cs="Segoe UI"/>
          <w:sz w:val="20"/>
          <w:szCs w:val="20"/>
          <w:lang w:val="pt-PT"/>
        </w:rPr>
        <w:t xml:space="preserve">As entregas devem ser formalmente aprovadas </w:t>
      </w:r>
      <w:r w:rsidR="00663DC8">
        <w:rPr>
          <w:rFonts w:eastAsia="Times New Roman" w:cs="Segoe UI"/>
          <w:sz w:val="20"/>
          <w:szCs w:val="20"/>
          <w:lang w:val="pt-PT"/>
        </w:rPr>
        <w:t xml:space="preserve">pela </w:t>
      </w:r>
      <w:proofErr w:type="spellStart"/>
      <w:r w:rsidR="00663DC8">
        <w:rPr>
          <w:rFonts w:eastAsia="Times New Roman" w:cs="Segoe UI"/>
          <w:sz w:val="20"/>
          <w:szCs w:val="20"/>
          <w:lang w:val="pt-PT"/>
        </w:rPr>
        <w:t>INCM</w:t>
      </w:r>
      <w:proofErr w:type="spellEnd"/>
      <w:r>
        <w:rPr>
          <w:rFonts w:eastAsia="Times New Roman" w:cs="Segoe UI"/>
          <w:sz w:val="20"/>
          <w:szCs w:val="20"/>
          <w:lang w:val="pt-PT"/>
        </w:rPr>
        <w:t xml:space="preserve"> antes que sejam feitos outros desenvolvimentos; qualquer atraso nessa aprovação reflete-se no atraso no desenvolvimento do projeto.</w:t>
      </w:r>
    </w:p>
    <w:p w14:paraId="5F7509B2" w14:textId="77777777" w:rsidR="00602FA8" w:rsidRDefault="008B6628">
      <w:pPr>
        <w:numPr>
          <w:ilvl w:val="0"/>
          <w:numId w:val="5"/>
        </w:numPr>
        <w:spacing w:after="0"/>
        <w:jc w:val="both"/>
        <w:rPr>
          <w:rFonts w:eastAsia="Times New Roman" w:cs="Segoe UI"/>
          <w:sz w:val="20"/>
          <w:szCs w:val="20"/>
          <w:lang w:val="pt-PT"/>
        </w:rPr>
      </w:pPr>
      <w:r>
        <w:rPr>
          <w:rFonts w:eastAsia="Times New Roman" w:cs="Segoe UI"/>
          <w:sz w:val="20"/>
          <w:szCs w:val="20"/>
          <w:lang w:val="pt-PT"/>
        </w:rPr>
        <w:t>Para qualquer período relevante de resposta atrasada (quando superior a um mês de acumulação de atrasos), o DTx proporá acomodações para ajustar o âmbito para o tempo restante do projeto e os recursos disponíveis, e colocará o projeto em espera até que um acordo seja alcançado por ambas as partes.</w:t>
      </w:r>
    </w:p>
    <w:p w14:paraId="506ED453" w14:textId="742BF793" w:rsidR="003263EE" w:rsidRPr="004F22AA" w:rsidRDefault="004F22AA" w:rsidP="7EEE55BF">
      <w:pPr>
        <w:numPr>
          <w:ilvl w:val="0"/>
          <w:numId w:val="5"/>
        </w:numPr>
        <w:spacing w:after="0"/>
        <w:jc w:val="both"/>
        <w:rPr>
          <w:rFonts w:eastAsia="Times New Roman" w:cs="Segoe UI"/>
          <w:sz w:val="20"/>
          <w:szCs w:val="20"/>
          <w:lang w:val="pt-PT"/>
        </w:rPr>
      </w:pPr>
      <w:r w:rsidRPr="7EEE55BF">
        <w:rPr>
          <w:rFonts w:eastAsia="Times New Roman" w:cs="Segoe UI"/>
          <w:sz w:val="20"/>
          <w:szCs w:val="20"/>
          <w:lang w:val="pt-PT"/>
        </w:rPr>
        <w:t>O alcance da</w:t>
      </w:r>
      <w:r w:rsidR="00D35759" w:rsidRPr="7EEE55BF">
        <w:rPr>
          <w:rFonts w:eastAsia="Times New Roman" w:cs="Segoe UI"/>
          <w:sz w:val="20"/>
          <w:szCs w:val="20"/>
          <w:lang w:val="pt-PT"/>
        </w:rPr>
        <w:t xml:space="preserve"> caraterística inovadora CI2 </w:t>
      </w:r>
      <w:r w:rsidR="00483D24" w:rsidRPr="7EEE55BF">
        <w:rPr>
          <w:rFonts w:eastAsia="Times New Roman" w:cs="Segoe UI"/>
          <w:sz w:val="20"/>
          <w:szCs w:val="20"/>
          <w:lang w:val="pt-PT"/>
        </w:rPr>
        <w:t>-</w:t>
      </w:r>
      <w:r w:rsidR="00483D24" w:rsidRPr="7EEE55BF">
        <w:rPr>
          <w:lang w:val="pt-PT"/>
        </w:rPr>
        <w:t xml:space="preserve"> </w:t>
      </w:r>
      <w:r w:rsidR="00483D24" w:rsidRPr="7EEE55BF">
        <w:rPr>
          <w:rFonts w:eastAsia="Times New Roman" w:cs="Segoe UI"/>
          <w:sz w:val="20"/>
          <w:szCs w:val="20"/>
          <w:lang w:val="pt-PT"/>
        </w:rPr>
        <w:t xml:space="preserve">Avaliação comparativa de três </w:t>
      </w:r>
      <w:proofErr w:type="spellStart"/>
      <w:r w:rsidR="00483D24" w:rsidRPr="7EEE55BF">
        <w:rPr>
          <w:rFonts w:eastAsia="Times New Roman" w:cs="Segoe UI"/>
          <w:sz w:val="20"/>
          <w:szCs w:val="20"/>
          <w:lang w:val="pt-PT"/>
        </w:rPr>
        <w:t>TFMs</w:t>
      </w:r>
      <w:proofErr w:type="spellEnd"/>
      <w:r w:rsidR="00483D24" w:rsidRPr="7EEE55BF">
        <w:rPr>
          <w:rFonts w:eastAsia="Times New Roman" w:cs="Segoe UI"/>
          <w:sz w:val="20"/>
          <w:szCs w:val="20"/>
          <w:lang w:val="pt-PT"/>
        </w:rPr>
        <w:t xml:space="preserve"> com arquiteturas distintas (OPC UA - Protocolo Industrial de Comunicação, </w:t>
      </w:r>
      <w:proofErr w:type="spellStart"/>
      <w:r w:rsidR="00483D24" w:rsidRPr="7EEE55BF">
        <w:rPr>
          <w:rFonts w:eastAsia="Times New Roman" w:cs="Segoe UI"/>
          <w:sz w:val="20"/>
          <w:szCs w:val="20"/>
          <w:lang w:val="pt-PT"/>
        </w:rPr>
        <w:t>Python Framework para Dados Históricos</w:t>
      </w:r>
      <w:proofErr w:type="spellEnd"/>
      <w:r w:rsidR="00483D24" w:rsidRPr="7EEE55BF">
        <w:rPr>
          <w:rFonts w:eastAsia="Times New Roman" w:cs="Segoe UI"/>
          <w:sz w:val="20"/>
          <w:szCs w:val="20"/>
          <w:lang w:val="pt-PT"/>
        </w:rPr>
        <w:t xml:space="preserve"> v2.5, </w:t>
      </w:r>
      <w:proofErr w:type="spellStart"/>
      <w:r w:rsidR="00483D24" w:rsidRPr="7EEE55BF">
        <w:rPr>
          <w:rFonts w:eastAsia="Times New Roman" w:cs="Segoe UI"/>
          <w:sz w:val="20"/>
          <w:szCs w:val="20"/>
          <w:lang w:val="pt-PT"/>
        </w:rPr>
        <w:t>Dashboard Offline com Interface de Linha de Comando</w:t>
      </w:r>
      <w:proofErr w:type="spellEnd"/>
      <w:r w:rsidR="00483D24" w:rsidRPr="7EEE55BF">
        <w:rPr>
          <w:rFonts w:eastAsia="Times New Roman" w:cs="Segoe UI"/>
          <w:sz w:val="20"/>
          <w:szCs w:val="20"/>
          <w:lang w:val="pt-PT"/>
        </w:rPr>
        <w:t xml:space="preserve"> v2) num mesmo contexto aplicacional de Sistema de Produção – está</w:t>
      </w:r>
      <w:r w:rsidRPr="7EEE55BF">
        <w:rPr>
          <w:rFonts w:eastAsia="Times New Roman" w:cs="Segoe UI"/>
          <w:sz w:val="20"/>
          <w:szCs w:val="20"/>
          <w:lang w:val="pt-PT"/>
        </w:rPr>
        <w:t xml:space="preserve"> pendente da disponibilização, pela </w:t>
      </w:r>
      <w:proofErr w:type="spellStart"/>
      <w:r w:rsidRPr="7EEE55BF">
        <w:rPr>
          <w:rFonts w:eastAsia="Times New Roman" w:cs="Segoe UI"/>
          <w:sz w:val="20"/>
          <w:szCs w:val="20"/>
          <w:lang w:val="pt-PT"/>
        </w:rPr>
        <w:t>INCM</w:t>
      </w:r>
      <w:proofErr w:type="spellEnd"/>
      <w:r w:rsidRPr="7EEE55BF">
        <w:rPr>
          <w:rFonts w:eastAsia="Times New Roman" w:cs="Segoe UI"/>
          <w:sz w:val="20"/>
          <w:szCs w:val="20"/>
          <w:lang w:val="pt-PT"/>
        </w:rPr>
        <w:t>,</w:t>
      </w:r>
      <w:r w:rsidR="00483D24" w:rsidRPr="7EEE55BF">
        <w:rPr>
          <w:rFonts w:eastAsia="Times New Roman" w:cs="Segoe UI"/>
          <w:sz w:val="20"/>
          <w:szCs w:val="20"/>
          <w:lang w:val="pt-PT"/>
        </w:rPr>
        <w:t xml:space="preserve"> </w:t>
      </w:r>
      <w:r w:rsidRPr="7EEE55BF">
        <w:rPr>
          <w:rFonts w:eastAsia="Times New Roman" w:cs="Segoe UI"/>
          <w:sz w:val="20"/>
          <w:szCs w:val="20"/>
          <w:lang w:val="pt-PT"/>
        </w:rPr>
        <w:t xml:space="preserve">de </w:t>
      </w:r>
      <w:r w:rsidR="003263EE" w:rsidRPr="7EEE55BF">
        <w:rPr>
          <w:rFonts w:eastAsia="Times New Roman" w:cs="Segoe UI"/>
          <w:sz w:val="20"/>
          <w:szCs w:val="20"/>
          <w:lang w:val="pt-PT"/>
        </w:rPr>
        <w:t xml:space="preserve">dados tabulares anonimizados representativos dos seus sistemas Sistema de Produção. Caso tal não seja viável, serão utilizados </w:t>
      </w:r>
      <w:proofErr w:type="spellStart"/>
      <w:r w:rsidR="003263EE" w:rsidRPr="7EEE55BF">
        <w:rPr>
          <w:rFonts w:eastAsia="Times New Roman" w:cs="Segoe UI"/>
          <w:sz w:val="20"/>
          <w:szCs w:val="20"/>
          <w:lang w:val="pt-PT"/>
        </w:rPr>
        <w:t>datasets</w:t>
      </w:r>
      <w:proofErr w:type="spellEnd"/>
      <w:r w:rsidR="003263EE" w:rsidRPr="7EEE55BF">
        <w:rPr>
          <w:rFonts w:eastAsia="Times New Roman" w:cs="Segoe UI"/>
          <w:sz w:val="20"/>
          <w:szCs w:val="20"/>
          <w:lang w:val="pt-PT"/>
        </w:rPr>
        <w:t xml:space="preserve"> públicos selecionados pela </w:t>
      </w:r>
      <w:proofErr w:type="spellStart"/>
      <w:r w:rsidR="003263EE" w:rsidRPr="7EEE55BF">
        <w:rPr>
          <w:rFonts w:eastAsia="Times New Roman" w:cs="Segoe UI"/>
          <w:sz w:val="20"/>
          <w:szCs w:val="20"/>
          <w:lang w:val="pt-PT"/>
        </w:rPr>
        <w:t>INCM</w:t>
      </w:r>
      <w:proofErr w:type="spellEnd"/>
      <w:r w:rsidR="008D5348" w:rsidRPr="7EEE55BF">
        <w:rPr>
          <w:rFonts w:eastAsia="Times New Roman" w:cs="Segoe UI"/>
          <w:sz w:val="20"/>
          <w:szCs w:val="20"/>
          <w:lang w:val="pt-PT"/>
        </w:rPr>
        <w:t xml:space="preserve"> e a caraterística inovadora CI2 </w:t>
      </w:r>
      <w:r w:rsidR="009A5B64" w:rsidRPr="7EEE55BF">
        <w:rPr>
          <w:rFonts w:eastAsia="Times New Roman" w:cs="Segoe UI"/>
          <w:sz w:val="20"/>
          <w:szCs w:val="20"/>
          <w:lang w:val="pt-PT"/>
        </w:rPr>
        <w:t>não será atingida.</w:t>
      </w:r>
    </w:p>
    <w:p w14:paraId="5F7509B3" w14:textId="77777777" w:rsidR="00602FA8" w:rsidRDefault="00602FA8">
      <w:pPr>
        <w:spacing w:after="0"/>
        <w:jc w:val="both"/>
        <w:rPr>
          <w:rFonts w:eastAsia="Times New Roman" w:cs="Segoe UI"/>
          <w:sz w:val="20"/>
          <w:szCs w:val="20"/>
          <w:lang w:val="pt-PT"/>
        </w:rPr>
      </w:pPr>
    </w:p>
    <w:p w14:paraId="5F7509B4" w14:textId="77777777" w:rsidR="00602FA8" w:rsidRDefault="008B6628">
      <w:pPr>
        <w:spacing w:after="0"/>
        <w:jc w:val="both"/>
        <w:rPr>
          <w:rFonts w:eastAsia="Times New Roman" w:cs="Segoe UI"/>
          <w:b/>
          <w:bCs/>
          <w:color w:val="000000" w:themeColor="text1"/>
          <w:sz w:val="20"/>
          <w:szCs w:val="20"/>
        </w:rPr>
      </w:pPr>
      <w:r>
        <w:rPr>
          <w:rFonts w:eastAsia="Times New Roman" w:cs="Segoe UI"/>
          <w:b/>
          <w:bCs/>
          <w:color w:val="000000" w:themeColor="text1"/>
          <w:sz w:val="20"/>
          <w:szCs w:val="20"/>
          <w:lang w:val="pt-PT"/>
        </w:rPr>
        <w:t>Relativamente aos Requisitos Principais:</w:t>
      </w:r>
    </w:p>
    <w:p w14:paraId="5F7509B5" w14:textId="0479364D" w:rsidR="00602FA8" w:rsidRDefault="008B6628">
      <w:pPr>
        <w:numPr>
          <w:ilvl w:val="0"/>
          <w:numId w:val="6"/>
        </w:numPr>
        <w:spacing w:after="0"/>
        <w:jc w:val="both"/>
        <w:rPr>
          <w:rFonts w:eastAsia="Times New Roman" w:cs="Segoe UI"/>
          <w:sz w:val="20"/>
          <w:szCs w:val="20"/>
          <w:lang w:val="pt-PT"/>
        </w:rPr>
      </w:pPr>
      <w:r w:rsidRPr="31A65990">
        <w:rPr>
          <w:rFonts w:eastAsia="Times New Roman" w:cs="Segoe UI"/>
          <w:sz w:val="20"/>
          <w:szCs w:val="20"/>
          <w:lang w:val="pt-PT"/>
        </w:rPr>
        <w:t xml:space="preserve">O software será desenvolvido em </w:t>
      </w:r>
      <w:proofErr w:type="spellStart"/>
      <w:r w:rsidRPr="31A65990">
        <w:rPr>
          <w:rFonts w:eastAsia="Times New Roman" w:cs="Segoe UI"/>
          <w:sz w:val="20"/>
          <w:szCs w:val="20"/>
          <w:lang w:val="pt-PT"/>
        </w:rPr>
        <w:t>Python</w:t>
      </w:r>
      <w:proofErr w:type="spellEnd"/>
      <w:r w:rsidRPr="31A65990">
        <w:rPr>
          <w:rFonts w:eastAsia="Times New Roman" w:cs="Segoe UI"/>
          <w:sz w:val="20"/>
          <w:szCs w:val="20"/>
          <w:lang w:val="pt-PT"/>
        </w:rPr>
        <w:t xml:space="preserve">, utilizando bibliotecas de </w:t>
      </w:r>
      <w:proofErr w:type="spellStart"/>
      <w:r w:rsidRPr="31A65990">
        <w:rPr>
          <w:rFonts w:eastAsia="Times New Roman" w:cs="Segoe UI"/>
          <w:i/>
          <w:iCs/>
          <w:sz w:val="20"/>
          <w:szCs w:val="20"/>
          <w:lang w:val="pt-PT"/>
        </w:rPr>
        <w:t>machine</w:t>
      </w:r>
      <w:proofErr w:type="spellEnd"/>
      <w:r w:rsidRPr="31A65990">
        <w:rPr>
          <w:rFonts w:eastAsia="Times New Roman" w:cs="Segoe UI"/>
          <w:i/>
          <w:iCs/>
          <w:sz w:val="20"/>
          <w:szCs w:val="20"/>
          <w:lang w:val="pt-PT"/>
        </w:rPr>
        <w:t xml:space="preserve"> </w:t>
      </w:r>
      <w:proofErr w:type="spellStart"/>
      <w:r w:rsidRPr="31A65990">
        <w:rPr>
          <w:rFonts w:eastAsia="Times New Roman" w:cs="Segoe UI"/>
          <w:i/>
          <w:iCs/>
          <w:sz w:val="20"/>
          <w:szCs w:val="20"/>
          <w:lang w:val="pt-PT"/>
        </w:rPr>
        <w:t>learning</w:t>
      </w:r>
      <w:proofErr w:type="spellEnd"/>
      <w:r w:rsidRPr="31A65990">
        <w:rPr>
          <w:rFonts w:eastAsia="Times New Roman" w:cs="Segoe UI"/>
          <w:sz w:val="20"/>
          <w:szCs w:val="20"/>
          <w:lang w:val="pt-PT"/>
        </w:rPr>
        <w:t xml:space="preserve"> e as </w:t>
      </w:r>
      <w:proofErr w:type="spellStart"/>
      <w:r w:rsidRPr="31A65990">
        <w:rPr>
          <w:rFonts w:eastAsia="Times New Roman" w:cs="Segoe UI"/>
          <w:sz w:val="20"/>
          <w:szCs w:val="20"/>
          <w:lang w:val="pt-PT"/>
        </w:rPr>
        <w:t>APIs</w:t>
      </w:r>
      <w:proofErr w:type="spellEnd"/>
      <w:r w:rsidRPr="31A65990">
        <w:rPr>
          <w:rFonts w:eastAsia="Times New Roman" w:cs="Segoe UI"/>
          <w:sz w:val="20"/>
          <w:szCs w:val="20"/>
          <w:lang w:val="pt-PT"/>
        </w:rPr>
        <w:t>/</w:t>
      </w:r>
      <w:proofErr w:type="spellStart"/>
      <w:r w:rsidRPr="31A65990">
        <w:rPr>
          <w:rFonts w:eastAsia="Times New Roman" w:cs="Segoe UI"/>
          <w:sz w:val="20"/>
          <w:szCs w:val="20"/>
          <w:lang w:val="pt-PT"/>
        </w:rPr>
        <w:t>SDKs</w:t>
      </w:r>
      <w:proofErr w:type="spellEnd"/>
      <w:r w:rsidRPr="31A65990">
        <w:rPr>
          <w:rFonts w:eastAsia="Times New Roman" w:cs="Segoe UI"/>
          <w:sz w:val="20"/>
          <w:szCs w:val="20"/>
          <w:lang w:val="pt-PT"/>
        </w:rPr>
        <w:t xml:space="preserve"> dos modelos </w:t>
      </w:r>
      <w:r w:rsidR="5AA0E9D1" w:rsidRPr="31A65990">
        <w:rPr>
          <w:rFonts w:eastAsia="Times New Roman" w:cs="Segoe UI"/>
          <w:sz w:val="20"/>
          <w:szCs w:val="20"/>
          <w:lang w:val="pt-PT"/>
        </w:rPr>
        <w:t xml:space="preserve">fundacionais </w:t>
      </w:r>
      <w:r w:rsidRPr="31A65990">
        <w:rPr>
          <w:rFonts w:eastAsia="Times New Roman" w:cs="Segoe UI"/>
          <w:sz w:val="20"/>
          <w:szCs w:val="20"/>
          <w:lang w:val="pt-PT"/>
        </w:rPr>
        <w:t xml:space="preserve">tabulares (OPC UA - Protocolo Industrial de Comunicação, </w:t>
      </w:r>
      <w:proofErr w:type="spellStart"/>
      <w:r w:rsidRPr="31A65990">
        <w:rPr>
          <w:rFonts w:eastAsia="Times New Roman" w:cs="Segoe UI"/>
          <w:sz w:val="20"/>
          <w:szCs w:val="20"/>
          <w:lang w:val="pt-PT"/>
        </w:rPr>
        <w:t>Python Framework para Dados Históricos</w:t>
      </w:r>
      <w:proofErr w:type="spellEnd"/>
      <w:r w:rsidRPr="31A65990">
        <w:rPr>
          <w:rFonts w:eastAsia="Times New Roman" w:cs="Segoe UI"/>
          <w:sz w:val="20"/>
          <w:szCs w:val="20"/>
          <w:lang w:val="pt-PT"/>
        </w:rPr>
        <w:t xml:space="preserve">, </w:t>
      </w:r>
      <w:proofErr w:type="spellStart"/>
      <w:r w:rsidRPr="31A65990">
        <w:rPr>
          <w:rFonts w:eastAsia="Times New Roman" w:cs="Segoe UI"/>
          <w:sz w:val="20"/>
          <w:szCs w:val="20"/>
          <w:lang w:val="pt-PT"/>
        </w:rPr>
        <w:t>Dashboard Offline com Interface de Linha de Comando</w:t>
      </w:r>
      <w:proofErr w:type="spellEnd"/>
      <w:r w:rsidRPr="31A65990">
        <w:rPr>
          <w:rFonts w:eastAsia="Times New Roman" w:cs="Segoe UI"/>
          <w:sz w:val="20"/>
          <w:szCs w:val="20"/>
          <w:lang w:val="pt-PT"/>
        </w:rPr>
        <w:t>).</w:t>
      </w:r>
    </w:p>
    <w:p w14:paraId="5F7509B6" w14:textId="77777777" w:rsidR="00602FA8" w:rsidRDefault="00602FA8">
      <w:pPr>
        <w:spacing w:after="0"/>
        <w:ind w:left="720"/>
        <w:jc w:val="both"/>
        <w:rPr>
          <w:rFonts w:eastAsia="Times New Roman" w:cs="Segoe UI"/>
          <w:sz w:val="20"/>
          <w:szCs w:val="20"/>
          <w:lang w:val="pt-PT"/>
        </w:rPr>
      </w:pPr>
    </w:p>
    <w:p w14:paraId="5F7509B7" w14:textId="77777777" w:rsidR="00602FA8" w:rsidRDefault="008B6628">
      <w:pPr>
        <w:spacing w:after="0"/>
        <w:jc w:val="both"/>
        <w:rPr>
          <w:rFonts w:eastAsia="Times New Roman" w:cs="Segoe UI"/>
          <w:b/>
          <w:bCs/>
          <w:sz w:val="20"/>
          <w:szCs w:val="20"/>
          <w:lang w:val="pt-PT"/>
        </w:rPr>
      </w:pPr>
      <w:r>
        <w:rPr>
          <w:rFonts w:eastAsia="Times New Roman" w:cs="Segoe UI"/>
          <w:b/>
          <w:bCs/>
          <w:sz w:val="20"/>
          <w:szCs w:val="20"/>
          <w:lang w:val="pt-PT"/>
        </w:rPr>
        <w:t>Relativamente a Equipamentos e Infraestrutura:</w:t>
      </w:r>
    </w:p>
    <w:p w14:paraId="5F7509B8" w14:textId="0052B1A8" w:rsidR="00602FA8" w:rsidRDefault="008B6628">
      <w:pPr>
        <w:numPr>
          <w:ilvl w:val="0"/>
          <w:numId w:val="7"/>
        </w:numPr>
        <w:spacing w:after="0"/>
        <w:jc w:val="both"/>
        <w:rPr>
          <w:rFonts w:eastAsia="Times New Roman" w:cs="Segoe UI"/>
          <w:sz w:val="20"/>
          <w:szCs w:val="20"/>
          <w:lang w:val="pt-PT"/>
        </w:rPr>
      </w:pPr>
      <w:r>
        <w:rPr>
          <w:rFonts w:eastAsia="Times New Roman" w:cs="Segoe UI"/>
          <w:sz w:val="20"/>
          <w:szCs w:val="20"/>
          <w:lang w:val="pt-PT"/>
        </w:rPr>
        <w:t xml:space="preserve">Recursos computacionais (por exemplo, computadores com GPU, acesso a serviços </w:t>
      </w:r>
      <w:proofErr w:type="spellStart"/>
      <w:r w:rsidRPr="00157BAC">
        <w:rPr>
          <w:rFonts w:eastAsia="Times New Roman" w:cs="Segoe UI"/>
          <w:i/>
          <w:iCs/>
          <w:sz w:val="20"/>
          <w:szCs w:val="20"/>
          <w:lang w:val="pt-PT"/>
        </w:rPr>
        <w:t>cloud</w:t>
      </w:r>
      <w:proofErr w:type="spellEnd"/>
      <w:r>
        <w:rPr>
          <w:rFonts w:eastAsia="Times New Roman" w:cs="Segoe UI"/>
          <w:sz w:val="20"/>
          <w:szCs w:val="20"/>
          <w:lang w:val="pt-PT"/>
        </w:rPr>
        <w:t xml:space="preserve"> para inferência de modelos), licenças de software devem ser fornecidos </w:t>
      </w:r>
      <w:r w:rsidR="00745128">
        <w:rPr>
          <w:rFonts w:eastAsia="Times New Roman" w:cs="Segoe UI"/>
          <w:sz w:val="20"/>
          <w:szCs w:val="20"/>
          <w:lang w:val="pt-PT"/>
        </w:rPr>
        <w:t xml:space="preserve">pela </w:t>
      </w:r>
      <w:proofErr w:type="spellStart"/>
      <w:r w:rsidR="00745128">
        <w:rPr>
          <w:rFonts w:eastAsia="Times New Roman" w:cs="Segoe UI"/>
          <w:sz w:val="20"/>
          <w:szCs w:val="20"/>
          <w:lang w:val="pt-PT"/>
        </w:rPr>
        <w:t>INCM</w:t>
      </w:r>
      <w:proofErr w:type="spellEnd"/>
      <w:r>
        <w:rPr>
          <w:rFonts w:eastAsia="Times New Roman" w:cs="Segoe UI"/>
          <w:sz w:val="20"/>
          <w:szCs w:val="20"/>
          <w:lang w:val="pt-PT"/>
        </w:rPr>
        <w:t>.</w:t>
      </w:r>
    </w:p>
    <w:p w14:paraId="5F7509B9" w14:textId="77777777" w:rsidR="00602FA8" w:rsidRDefault="008B6628">
      <w:pPr>
        <w:numPr>
          <w:ilvl w:val="0"/>
          <w:numId w:val="7"/>
        </w:numPr>
        <w:spacing w:after="0"/>
        <w:jc w:val="both"/>
        <w:rPr>
          <w:rFonts w:eastAsia="Times New Roman" w:cs="Segoe UI"/>
          <w:sz w:val="20"/>
          <w:szCs w:val="20"/>
          <w:lang w:val="pt-PT"/>
        </w:rPr>
      </w:pPr>
      <w:r>
        <w:rPr>
          <w:rFonts w:eastAsia="Times New Roman" w:cs="Segoe UI"/>
          <w:sz w:val="20"/>
          <w:szCs w:val="20"/>
          <w:lang w:val="pt-BR"/>
        </w:rPr>
        <w:t>Os datasets a serem utilizados por este estudo devem ser fornecidos pela INCM, sejam eles datasets privados da INCM ou públicos.</w:t>
      </w:r>
    </w:p>
    <w:p w14:paraId="5F7509BA" w14:textId="77777777" w:rsidR="00602FA8" w:rsidRDefault="00602FA8">
      <w:pPr>
        <w:spacing w:after="0"/>
        <w:ind w:left="720"/>
        <w:jc w:val="both"/>
        <w:rPr>
          <w:rFonts w:eastAsia="Times New Roman" w:cs="Segoe UI"/>
          <w:sz w:val="20"/>
          <w:szCs w:val="20"/>
          <w:lang w:val="pt-PT"/>
        </w:rPr>
      </w:pPr>
    </w:p>
    <w:p w14:paraId="5F7509BB" w14:textId="77777777" w:rsidR="00602FA8" w:rsidRDefault="008B6628">
      <w:pPr>
        <w:spacing w:after="0"/>
        <w:jc w:val="both"/>
        <w:rPr>
          <w:rFonts w:eastAsia="Times New Roman" w:cs="Segoe UI"/>
          <w:b/>
          <w:bCs/>
          <w:sz w:val="20"/>
          <w:szCs w:val="20"/>
          <w:lang w:val="pt-PT"/>
        </w:rPr>
      </w:pPr>
      <w:r>
        <w:rPr>
          <w:rFonts w:eastAsia="Times New Roman" w:cs="Segoe UI"/>
          <w:b/>
          <w:bCs/>
          <w:sz w:val="20"/>
          <w:szCs w:val="20"/>
          <w:lang w:val="pt-PT"/>
        </w:rPr>
        <w:t>Relativamente à Disseminação e Propriedade Intelectual:</w:t>
      </w:r>
    </w:p>
    <w:p w14:paraId="5F7509BC" w14:textId="7F7625F0" w:rsidR="00602FA8" w:rsidRDefault="008B6628">
      <w:pPr>
        <w:numPr>
          <w:ilvl w:val="0"/>
          <w:numId w:val="8"/>
        </w:numPr>
        <w:spacing w:after="0"/>
        <w:jc w:val="both"/>
        <w:rPr>
          <w:rFonts w:eastAsia="Times New Roman" w:cs="Segoe UI"/>
          <w:sz w:val="20"/>
          <w:szCs w:val="20"/>
          <w:lang w:val="pt-PT"/>
        </w:rPr>
      </w:pPr>
      <w:r>
        <w:rPr>
          <w:rFonts w:eastAsia="Times New Roman" w:cs="Segoe UI"/>
          <w:sz w:val="20"/>
          <w:szCs w:val="20"/>
          <w:lang w:val="pt-PT"/>
        </w:rPr>
        <w:lastRenderedPageBreak/>
        <w:t xml:space="preserve">As publicações do projeto serão apresentadas e discutidas juntamente com representantes </w:t>
      </w:r>
      <w:r w:rsidR="00BA0A64">
        <w:rPr>
          <w:rFonts w:eastAsia="Times New Roman" w:cs="Segoe UI"/>
          <w:sz w:val="20"/>
          <w:szCs w:val="20"/>
          <w:lang w:val="pt-PT"/>
        </w:rPr>
        <w:t xml:space="preserve">da </w:t>
      </w:r>
      <w:proofErr w:type="spellStart"/>
      <w:r w:rsidR="00BA0A64">
        <w:rPr>
          <w:rFonts w:eastAsia="Times New Roman" w:cs="Segoe UI"/>
          <w:sz w:val="20"/>
          <w:szCs w:val="20"/>
          <w:lang w:val="pt-PT"/>
        </w:rPr>
        <w:t>INCM</w:t>
      </w:r>
      <w:proofErr w:type="spellEnd"/>
      <w:r>
        <w:rPr>
          <w:rFonts w:eastAsia="Times New Roman" w:cs="Segoe UI"/>
          <w:sz w:val="20"/>
          <w:szCs w:val="20"/>
          <w:lang w:val="pt-PT"/>
        </w:rPr>
        <w:t xml:space="preserve"> antes da submissão.</w:t>
      </w:r>
    </w:p>
    <w:p w14:paraId="5F7509BD" w14:textId="729A52F6" w:rsidR="00602FA8" w:rsidRDefault="008B6628">
      <w:pPr>
        <w:numPr>
          <w:ilvl w:val="0"/>
          <w:numId w:val="8"/>
        </w:numPr>
        <w:spacing w:after="0"/>
        <w:jc w:val="both"/>
        <w:rPr>
          <w:rFonts w:eastAsia="Times New Roman" w:cs="Segoe UI"/>
          <w:sz w:val="20"/>
          <w:szCs w:val="20"/>
          <w:lang w:val="pt-PT"/>
        </w:rPr>
      </w:pPr>
      <w:r>
        <w:rPr>
          <w:rFonts w:eastAsia="Times New Roman" w:cs="Segoe UI"/>
          <w:color w:val="000000" w:themeColor="text1"/>
          <w:sz w:val="20"/>
          <w:szCs w:val="20"/>
          <w:lang w:val="pt-BR"/>
        </w:rPr>
        <w:t>No final do projeto, o</w:t>
      </w:r>
      <w:r>
        <w:rPr>
          <w:rFonts w:eastAsia="Times New Roman" w:cs="Segoe UI"/>
          <w:sz w:val="20"/>
          <w:szCs w:val="20"/>
          <w:lang w:val="pt-PT"/>
        </w:rPr>
        <w:t xml:space="preserve"> DTx partilhará o código-fonte correspondente para que </w:t>
      </w:r>
      <w:r w:rsidR="008631B1">
        <w:rPr>
          <w:rFonts w:eastAsia="Times New Roman" w:cs="Segoe UI"/>
          <w:sz w:val="20"/>
          <w:szCs w:val="20"/>
          <w:lang w:val="pt-PT"/>
        </w:rPr>
        <w:t xml:space="preserve">a </w:t>
      </w:r>
      <w:proofErr w:type="spellStart"/>
      <w:r w:rsidR="008631B1">
        <w:rPr>
          <w:rFonts w:eastAsia="Times New Roman" w:cs="Segoe UI"/>
          <w:sz w:val="20"/>
          <w:szCs w:val="20"/>
          <w:lang w:val="pt-PT"/>
        </w:rPr>
        <w:t>INCM</w:t>
      </w:r>
      <w:proofErr w:type="spellEnd"/>
      <w:r>
        <w:rPr>
          <w:rFonts w:eastAsia="Times New Roman" w:cs="Segoe UI"/>
          <w:sz w:val="20"/>
          <w:szCs w:val="20"/>
          <w:lang w:val="pt-PT"/>
        </w:rPr>
        <w:t xml:space="preserve"> possa modificar ou estender ainda mais o resultado do Projeto.</w:t>
      </w:r>
    </w:p>
    <w:p w14:paraId="5F7509BE" w14:textId="77777777" w:rsidR="00602FA8" w:rsidRDefault="008B6628">
      <w:pPr>
        <w:numPr>
          <w:ilvl w:val="0"/>
          <w:numId w:val="8"/>
        </w:numPr>
        <w:spacing w:after="0"/>
        <w:jc w:val="both"/>
        <w:rPr>
          <w:rFonts w:eastAsia="Times New Roman" w:cs="Segoe UI"/>
          <w:sz w:val="20"/>
          <w:szCs w:val="20"/>
          <w:lang w:val="pt-PT"/>
        </w:rPr>
      </w:pPr>
      <w:r>
        <w:rPr>
          <w:rFonts w:eastAsia="Times New Roman" w:cs="Segoe UI"/>
          <w:sz w:val="20"/>
          <w:szCs w:val="20"/>
          <w:lang w:val="pt-PT"/>
        </w:rPr>
        <w:t>Qualquer tipo de licenciamento necessário para uso interno, distribuição ou comercialização do resultado do Projeto que dependa de conformidades de terceiros não está incluído. Qualquer uma dessas ações poderia implicar custos adicionais devido a licenciamento de software.</w:t>
      </w:r>
    </w:p>
    <w:p w14:paraId="5F7509BF" w14:textId="256D8973" w:rsidR="00602FA8" w:rsidRDefault="008B6628">
      <w:pPr>
        <w:numPr>
          <w:ilvl w:val="0"/>
          <w:numId w:val="8"/>
        </w:numPr>
        <w:spacing w:after="0"/>
        <w:jc w:val="both"/>
        <w:rPr>
          <w:rFonts w:eastAsia="Times New Roman" w:cs="Segoe UI"/>
          <w:sz w:val="20"/>
          <w:szCs w:val="20"/>
          <w:lang w:val="pt-PT"/>
        </w:rPr>
      </w:pPr>
      <w:r>
        <w:rPr>
          <w:rFonts w:eastAsia="Times New Roman" w:cs="Segoe UI"/>
          <w:sz w:val="20"/>
          <w:szCs w:val="20"/>
          <w:lang w:val="pt-PT"/>
        </w:rPr>
        <w:t xml:space="preserve">Tanto o DTx como </w:t>
      </w:r>
      <w:r w:rsidR="008631B1">
        <w:rPr>
          <w:rFonts w:eastAsia="Times New Roman" w:cs="Segoe UI"/>
          <w:sz w:val="20"/>
          <w:szCs w:val="20"/>
          <w:lang w:val="pt-PT"/>
        </w:rPr>
        <w:t xml:space="preserve">a </w:t>
      </w:r>
      <w:proofErr w:type="spellStart"/>
      <w:r w:rsidR="008631B1">
        <w:rPr>
          <w:rFonts w:eastAsia="Times New Roman" w:cs="Segoe UI"/>
          <w:sz w:val="20"/>
          <w:szCs w:val="20"/>
          <w:lang w:val="pt-PT"/>
        </w:rPr>
        <w:t>INCM</w:t>
      </w:r>
      <w:proofErr w:type="spellEnd"/>
      <w:r>
        <w:rPr>
          <w:rFonts w:eastAsia="Times New Roman" w:cs="Segoe UI"/>
          <w:sz w:val="20"/>
          <w:szCs w:val="20"/>
          <w:lang w:val="pt-PT"/>
        </w:rPr>
        <w:t xml:space="preserve"> terão total liberdade para usar e estender o resultado do Projeto para outros contextos.</w:t>
      </w:r>
    </w:p>
    <w:p w14:paraId="5F7509C0" w14:textId="77777777" w:rsidR="00602FA8" w:rsidRDefault="008B6628">
      <w:pPr>
        <w:pStyle w:val="Heading1"/>
        <w:numPr>
          <w:ilvl w:val="0"/>
          <w:numId w:val="3"/>
        </w:numPr>
        <w:spacing w:before="240"/>
        <w:ind w:left="426" w:hanging="426"/>
        <w:jc w:val="both"/>
        <w:rPr>
          <w:rFonts w:cs="Segoe UI"/>
          <w:color w:val="002060"/>
          <w:sz w:val="24"/>
          <w:lang w:val="en-US"/>
        </w:rPr>
      </w:pPr>
      <w:proofErr w:type="spellStart"/>
      <w:r>
        <w:rPr>
          <w:rFonts w:cs="Segoe UI"/>
          <w:color w:val="002060"/>
          <w:sz w:val="24"/>
          <w:szCs w:val="24"/>
          <w:lang w:val="en-US"/>
        </w:rPr>
        <w:t>Não</w:t>
      </w:r>
      <w:proofErr w:type="spellEnd"/>
      <w:r>
        <w:rPr>
          <w:rFonts w:cs="Segoe UI"/>
          <w:color w:val="002060"/>
          <w:sz w:val="24"/>
          <w:szCs w:val="24"/>
          <w:lang w:val="en-US"/>
        </w:rPr>
        <w:t xml:space="preserve"> </w:t>
      </w:r>
      <w:proofErr w:type="spellStart"/>
      <w:r>
        <w:rPr>
          <w:rFonts w:cs="Segoe UI"/>
          <w:color w:val="002060"/>
          <w:sz w:val="24"/>
          <w:szCs w:val="24"/>
          <w:lang w:val="en-US"/>
        </w:rPr>
        <w:t>Incluído</w:t>
      </w:r>
      <w:proofErr w:type="spellEnd"/>
    </w:p>
    <w:p w14:paraId="5F7509C1" w14:textId="77777777" w:rsidR="00602FA8" w:rsidRDefault="008B6628">
      <w:pPr>
        <w:spacing w:after="0"/>
        <w:rPr>
          <w:rFonts w:cs="Segoe UI"/>
          <w:b/>
          <w:bCs/>
          <w:sz w:val="20"/>
          <w:szCs w:val="20"/>
          <w:lang w:val="pt-PT"/>
        </w:rPr>
      </w:pPr>
      <w:r>
        <w:rPr>
          <w:rFonts w:cs="Segoe UI"/>
          <w:b/>
          <w:bCs/>
          <w:sz w:val="20"/>
          <w:szCs w:val="20"/>
          <w:lang w:val="pt-PT"/>
        </w:rPr>
        <w:t>As seguintes funcionalidades encontram-se fora do âmbito do resultado do Projeto concebido para este projeto:</w:t>
      </w:r>
    </w:p>
    <w:p w14:paraId="5F7509C2" w14:textId="77777777" w:rsidR="00602FA8" w:rsidRDefault="008B6628" w:rsidP="31A65990">
      <w:pPr>
        <w:numPr>
          <w:ilvl w:val="0"/>
          <w:numId w:val="9"/>
        </w:numPr>
        <w:spacing w:after="0"/>
        <w:jc w:val="both"/>
        <w:rPr>
          <w:rFonts w:cs="Segoe UI"/>
          <w:sz w:val="20"/>
          <w:szCs w:val="20"/>
          <w:lang w:val="pt-PT"/>
        </w:rPr>
      </w:pPr>
      <w:r w:rsidRPr="31A65990">
        <w:rPr>
          <w:rFonts w:cs="Segoe UI"/>
          <w:sz w:val="20"/>
          <w:szCs w:val="20"/>
          <w:lang w:val="pt-PT"/>
        </w:rPr>
        <w:t>Ações de industrialização e/ou certificação.</w:t>
      </w:r>
    </w:p>
    <w:p w14:paraId="5F7509C3" w14:textId="77777777" w:rsidR="00602FA8" w:rsidRDefault="008B6628" w:rsidP="31A65990">
      <w:pPr>
        <w:numPr>
          <w:ilvl w:val="0"/>
          <w:numId w:val="9"/>
        </w:numPr>
        <w:spacing w:after="0"/>
        <w:jc w:val="both"/>
        <w:rPr>
          <w:rFonts w:cs="Segoe UI"/>
          <w:sz w:val="20"/>
          <w:szCs w:val="20"/>
          <w:lang w:val="pt-PT"/>
        </w:rPr>
      </w:pPr>
      <w:r w:rsidRPr="31A65990">
        <w:rPr>
          <w:rFonts w:cs="Segoe UI"/>
          <w:sz w:val="20"/>
          <w:szCs w:val="20"/>
          <w:lang w:val="pt-PT"/>
        </w:rPr>
        <w:t xml:space="preserve">Questões de </w:t>
      </w:r>
      <w:proofErr w:type="spellStart"/>
      <w:r w:rsidRPr="31A65990">
        <w:rPr>
          <w:rFonts w:cs="Segoe UI"/>
          <w:sz w:val="20"/>
          <w:szCs w:val="20"/>
          <w:lang w:val="pt-PT"/>
        </w:rPr>
        <w:t>cibersegurança</w:t>
      </w:r>
      <w:proofErr w:type="spellEnd"/>
      <w:r w:rsidRPr="31A65990">
        <w:rPr>
          <w:rFonts w:cs="Segoe UI"/>
          <w:sz w:val="20"/>
          <w:szCs w:val="20"/>
          <w:lang w:val="pt-PT"/>
        </w:rPr>
        <w:t>, privacidade e proteção de dados de serviços que possam ser licenciados e/ou adquiridos durante o projeto.</w:t>
      </w:r>
    </w:p>
    <w:p w14:paraId="5F7509C4" w14:textId="77777777" w:rsidR="00602FA8" w:rsidRDefault="008B6628" w:rsidP="31A65990">
      <w:pPr>
        <w:numPr>
          <w:ilvl w:val="0"/>
          <w:numId w:val="9"/>
        </w:numPr>
        <w:spacing w:after="0"/>
        <w:jc w:val="both"/>
        <w:rPr>
          <w:rFonts w:cs="Segoe UI"/>
          <w:sz w:val="20"/>
          <w:szCs w:val="20"/>
          <w:lang w:val="pt-PT"/>
        </w:rPr>
      </w:pPr>
      <w:r w:rsidRPr="31A65990">
        <w:rPr>
          <w:rFonts w:cs="Segoe UI"/>
          <w:sz w:val="20"/>
          <w:szCs w:val="20"/>
          <w:lang w:val="pt-PT"/>
        </w:rPr>
        <w:t>Licenciamento de software necessário para uso interno, distribuição ou comercialização do resultado do Projeto.</w:t>
      </w:r>
    </w:p>
    <w:p w14:paraId="5F7509C5" w14:textId="77777777" w:rsidR="00602FA8" w:rsidRPr="009A40FA" w:rsidRDefault="008B6628" w:rsidP="31A65990">
      <w:pPr>
        <w:pStyle w:val="ListParagraph"/>
        <w:numPr>
          <w:ilvl w:val="0"/>
          <w:numId w:val="9"/>
        </w:numPr>
        <w:jc w:val="both"/>
        <w:rPr>
          <w:sz w:val="20"/>
          <w:szCs w:val="20"/>
          <w:lang w:val="pt-PT"/>
        </w:rPr>
      </w:pPr>
      <w:r w:rsidRPr="31A65990">
        <w:rPr>
          <w:sz w:val="20"/>
          <w:szCs w:val="20"/>
          <w:lang w:val="pt-PT"/>
        </w:rPr>
        <w:t>Replicação e/ou migração do resultado do Projeto para outros usos diferentes do caso de uso identificado.</w:t>
      </w:r>
    </w:p>
    <w:p w14:paraId="5F7509C6" w14:textId="77777777" w:rsidR="00602FA8" w:rsidRPr="009A40FA" w:rsidRDefault="008B6628" w:rsidP="31A65990">
      <w:pPr>
        <w:pStyle w:val="ListParagraph"/>
        <w:numPr>
          <w:ilvl w:val="0"/>
          <w:numId w:val="9"/>
        </w:numPr>
        <w:jc w:val="both"/>
        <w:rPr>
          <w:sz w:val="20"/>
          <w:szCs w:val="20"/>
          <w:lang w:val="pt-PT"/>
        </w:rPr>
      </w:pPr>
      <w:r w:rsidRPr="31A65990">
        <w:rPr>
          <w:sz w:val="20"/>
          <w:szCs w:val="20"/>
          <w:lang w:val="pt-PT"/>
        </w:rPr>
        <w:t>Garantia de desempenho e compatibilidade com casos de uso diferentes do incluído neste projeto.</w:t>
      </w:r>
    </w:p>
    <w:p w14:paraId="5F7509C7" w14:textId="77777777" w:rsidR="00602FA8" w:rsidRPr="009A40FA" w:rsidRDefault="008B6628" w:rsidP="31A65990">
      <w:pPr>
        <w:pStyle w:val="ListParagraph"/>
        <w:numPr>
          <w:ilvl w:val="0"/>
          <w:numId w:val="9"/>
        </w:numPr>
        <w:jc w:val="both"/>
        <w:rPr>
          <w:sz w:val="20"/>
          <w:szCs w:val="20"/>
          <w:lang w:val="pt-PT"/>
        </w:rPr>
      </w:pPr>
      <w:r w:rsidRPr="31A65990">
        <w:rPr>
          <w:sz w:val="20"/>
          <w:szCs w:val="20"/>
          <w:lang w:val="pt-PT"/>
        </w:rPr>
        <w:t xml:space="preserve">Implementação do modelo ou instruções para integração no ambiente da </w:t>
      </w:r>
      <w:proofErr w:type="spellStart"/>
      <w:r w:rsidRPr="31A65990">
        <w:rPr>
          <w:sz w:val="20"/>
          <w:szCs w:val="20"/>
          <w:lang w:val="pt-PT"/>
        </w:rPr>
        <w:t>INCM</w:t>
      </w:r>
      <w:proofErr w:type="spellEnd"/>
      <w:r w:rsidRPr="31A65990">
        <w:rPr>
          <w:sz w:val="20"/>
          <w:szCs w:val="20"/>
          <w:lang w:val="pt-PT"/>
        </w:rPr>
        <w:t>.</w:t>
      </w:r>
    </w:p>
    <w:p w14:paraId="5F7509C8" w14:textId="77777777" w:rsidR="00602FA8" w:rsidRPr="009A40FA" w:rsidRDefault="008B6628" w:rsidP="31A65990">
      <w:pPr>
        <w:pStyle w:val="ListParagraph"/>
        <w:numPr>
          <w:ilvl w:val="0"/>
          <w:numId w:val="9"/>
        </w:numPr>
        <w:jc w:val="both"/>
        <w:rPr>
          <w:sz w:val="20"/>
          <w:szCs w:val="20"/>
          <w:lang w:val="pt-PT"/>
        </w:rPr>
      </w:pPr>
      <w:r w:rsidRPr="31A65990">
        <w:rPr>
          <w:sz w:val="20"/>
          <w:szCs w:val="20"/>
          <w:lang w:val="pt-PT"/>
        </w:rPr>
        <w:t xml:space="preserve">Adaptação do pacote a software existente da </w:t>
      </w:r>
      <w:proofErr w:type="spellStart"/>
      <w:r w:rsidRPr="31A65990">
        <w:rPr>
          <w:sz w:val="20"/>
          <w:szCs w:val="20"/>
          <w:lang w:val="pt-PT"/>
        </w:rPr>
        <w:t>INCM</w:t>
      </w:r>
      <w:proofErr w:type="spellEnd"/>
      <w:r w:rsidRPr="31A65990">
        <w:rPr>
          <w:sz w:val="20"/>
          <w:szCs w:val="20"/>
          <w:lang w:val="pt-PT"/>
        </w:rPr>
        <w:t>.</w:t>
      </w:r>
    </w:p>
    <w:p w14:paraId="5F7509C9" w14:textId="77777777" w:rsidR="00602FA8" w:rsidRPr="009A40FA" w:rsidRDefault="008B6628">
      <w:pPr>
        <w:pStyle w:val="ListParagraph"/>
        <w:numPr>
          <w:ilvl w:val="0"/>
          <w:numId w:val="9"/>
        </w:numPr>
        <w:rPr>
          <w:sz w:val="20"/>
          <w:szCs w:val="20"/>
          <w:lang w:val="pt-PT"/>
        </w:rPr>
      </w:pPr>
      <w:r w:rsidRPr="009A40FA">
        <w:rPr>
          <w:sz w:val="20"/>
          <w:szCs w:val="20"/>
          <w:lang w:val="pt-PT"/>
        </w:rPr>
        <w:t xml:space="preserve">Contribuições de desenvolvimento de código do projeto para os repositórios da </w:t>
      </w:r>
      <w:proofErr w:type="spellStart"/>
      <w:r w:rsidRPr="009A40FA">
        <w:rPr>
          <w:sz w:val="20"/>
          <w:szCs w:val="20"/>
          <w:lang w:val="pt-PT"/>
        </w:rPr>
        <w:t>INCM</w:t>
      </w:r>
      <w:proofErr w:type="spellEnd"/>
      <w:r w:rsidRPr="009A40FA">
        <w:rPr>
          <w:sz w:val="20"/>
          <w:szCs w:val="20"/>
          <w:lang w:val="pt-PT"/>
        </w:rPr>
        <w:t>.</w:t>
      </w:r>
    </w:p>
    <w:p w14:paraId="5F7509CA" w14:textId="77777777" w:rsidR="00602FA8" w:rsidRPr="009A40FA" w:rsidRDefault="008B6628">
      <w:pPr>
        <w:pStyle w:val="ListParagraph"/>
        <w:numPr>
          <w:ilvl w:val="0"/>
          <w:numId w:val="9"/>
        </w:numPr>
        <w:rPr>
          <w:sz w:val="20"/>
          <w:szCs w:val="20"/>
          <w:lang w:val="pt-PT"/>
        </w:rPr>
      </w:pPr>
      <w:r w:rsidRPr="009A40FA">
        <w:rPr>
          <w:sz w:val="20"/>
          <w:szCs w:val="20"/>
          <w:lang w:val="pt-PT"/>
        </w:rPr>
        <w:t>Funcionalidades para garantir a conformidade com o RGPD na base de dados.</w:t>
      </w:r>
    </w:p>
    <w:p w14:paraId="5F7509CC" w14:textId="77777777" w:rsidR="00602FA8" w:rsidRDefault="00602FA8">
      <w:pPr>
        <w:pStyle w:val="Normalsemespao"/>
        <w:rPr>
          <w:lang w:val="pt-PT"/>
        </w:rPr>
        <w:sectPr w:rsidR="00602FA8">
          <w:headerReference w:type="even" r:id="rId15"/>
          <w:headerReference w:type="default" r:id="rId16"/>
          <w:footerReference w:type="even" r:id="rId17"/>
          <w:footerReference w:type="default" r:id="rId18"/>
          <w:headerReference w:type="first" r:id="rId19"/>
          <w:footerReference w:type="first" r:id="rId20"/>
          <w:pgSz w:w="11901" w:h="16817"/>
          <w:pgMar w:top="1440" w:right="1440" w:bottom="1440" w:left="1440" w:header="737" w:footer="454" w:gutter="0"/>
          <w:cols w:space="708"/>
        </w:sectPr>
      </w:pPr>
    </w:p>
    <w:p w14:paraId="5F7509CF" w14:textId="11F4A5A5" w:rsidR="00602FA8" w:rsidRPr="00DC3A0D" w:rsidRDefault="008B6628" w:rsidP="00DC3A0D">
      <w:pPr>
        <w:pStyle w:val="Heading1"/>
        <w:numPr>
          <w:ilvl w:val="0"/>
          <w:numId w:val="3"/>
        </w:numPr>
        <w:ind w:left="426" w:hanging="426"/>
        <w:jc w:val="both"/>
        <w:rPr>
          <w:rFonts w:cs="Segoe UI"/>
          <w:color w:val="002060"/>
          <w:sz w:val="24"/>
          <w:lang w:val="pt-PT"/>
        </w:rPr>
      </w:pPr>
      <w:commentRangeStart w:id="13"/>
      <w:r>
        <w:rPr>
          <w:rFonts w:cs="Segoe UI"/>
          <w:color w:val="002060"/>
          <w:sz w:val="24"/>
          <w:lang w:val="pt-PT"/>
        </w:rPr>
        <w:lastRenderedPageBreak/>
        <w:t>Cronograma</w:t>
      </w:r>
      <w:commentRangeEnd w:id="13"/>
      <w:r w:rsidR="00DC3A0D">
        <w:rPr>
          <w:rStyle w:val="CommentReference"/>
          <w:rFonts w:cs="Segoe UI"/>
          <w:color w:val="002060"/>
          <w:sz w:val="24"/>
          <w:szCs w:val="32"/>
          <w:lang w:val="pt-PT"/>
        </w:rPr>
        <w:commentReference w:id="13"/>
      </w:r>
      <w:r>
        <w:rPr>
          <w:rFonts w:cs="Segoe UI"/>
          <w:color w:val="002060"/>
          <w:sz w:val="24"/>
          <w:lang w:val="pt-PT"/>
        </w:rPr>
        <w:t xml:space="preserve"> do Projeto e Estimativa de Horas Planeadas</w:t>
      </w:r>
    </w:p>
    <w:p w14:paraId="337A1522" w14:textId="1EAA5507" w:rsidR="00DC3A0D" w:rsidRDefault="00DC3A0D">
      <w:pPr>
        <w:rPr>
          <w:rFonts w:cs="Segoe UI"/>
          <w:lang w:val="en-US"/>
        </w:rPr>
      </w:pPr>
      <w:r>
        <w:rPr>
          <w:rFonts w:cs="Segoe UI"/>
          <w:noProof/>
          <w:lang w:val="en-US"/>
        </w:rPr>
        <w:drawing>
          <wp:inline distT="0" distB="0" distL="0" distR="0" wp14:anchorId="527609BF" wp14:editId="79151580">
            <wp:extent cx="8786043" cy="3553460"/>
            <wp:effectExtent l="0" t="0" r="0" b="8890"/>
            <wp:docPr id="8858545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798547" cy="3558517"/>
                    </a:xfrm>
                    <a:prstGeom prst="rect">
                      <a:avLst/>
                    </a:prstGeom>
                    <a:noFill/>
                  </pic:spPr>
                </pic:pic>
              </a:graphicData>
            </a:graphic>
          </wp:inline>
        </w:drawing>
      </w:r>
    </w:p>
    <w:p w14:paraId="5F7509D0" w14:textId="77777777" w:rsidR="00602FA8" w:rsidRDefault="008B6628">
      <w:pPr>
        <w:pStyle w:val="Heading2"/>
        <w:numPr>
          <w:ilvl w:val="1"/>
          <w:numId w:val="3"/>
        </w:numPr>
        <w:ind w:left="709"/>
        <w:rPr>
          <w:b w:val="0"/>
          <w:color w:val="002060"/>
          <w:sz w:val="22"/>
          <w:szCs w:val="22"/>
          <w:lang w:val="pt-PT"/>
        </w:rPr>
      </w:pPr>
      <w:bookmarkStart w:id="14" w:name="_Hlk128559469"/>
      <w:r>
        <w:rPr>
          <w:color w:val="002060"/>
          <w:sz w:val="22"/>
          <w:szCs w:val="22"/>
          <w:lang w:val="pt-PT"/>
        </w:rPr>
        <w:t xml:space="preserve">Plano de Trabalho do Projeto </w:t>
      </w:r>
      <w:r>
        <w:rPr>
          <w:rFonts w:cs="Segoe UI"/>
          <w:b w:val="0"/>
          <w:color w:val="002060"/>
          <w:sz w:val="22"/>
          <w:szCs w:val="22"/>
          <w:lang w:val="pt-PT"/>
        </w:rPr>
        <w:t xml:space="preserve">– </w:t>
      </w:r>
      <w:bookmarkEnd w:id="14"/>
      <w:r>
        <w:rPr>
          <w:rFonts w:cs="Segoe UI"/>
          <w:b w:val="0"/>
          <w:color w:val="002060"/>
          <w:sz w:val="22"/>
          <w:szCs w:val="22"/>
          <w:lang w:val="pt-PT"/>
        </w:rPr>
        <w:t xml:space="preserve">Gestão e Desenvolvimento </w:t>
      </w:r>
    </w:p>
    <w:tbl>
      <w:tblPr>
        <w:tblW w:w="1380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00" w:firstRow="0" w:lastRow="0" w:firstColumn="0" w:lastColumn="0" w:noHBand="0" w:noVBand="1"/>
      </w:tblPr>
      <w:tblGrid>
        <w:gridCol w:w="918"/>
        <w:gridCol w:w="2985"/>
        <w:gridCol w:w="5903"/>
        <w:gridCol w:w="1778"/>
        <w:gridCol w:w="533"/>
        <w:gridCol w:w="961"/>
        <w:gridCol w:w="723"/>
      </w:tblGrid>
      <w:tr w:rsidR="005D7A31" w14:paraId="5F7509D6" w14:textId="77777777" w:rsidTr="4CBB4F67">
        <w:trPr>
          <w:trHeight w:val="162"/>
          <w:tblHeader/>
          <w:jc w:val="center"/>
        </w:trPr>
        <w:tc>
          <w:tcPr>
            <w:tcW w:w="983" w:type="dxa"/>
            <w:vMerge w:val="restart"/>
            <w:shd w:val="clear" w:color="auto" w:fill="F2F2F2" w:themeFill="background1" w:themeFillShade="F2"/>
            <w:vAlign w:val="center"/>
          </w:tcPr>
          <w:p w14:paraId="5F7509D1" w14:textId="77777777" w:rsidR="00602FA8" w:rsidRDefault="008B6628">
            <w:pPr>
              <w:spacing w:after="0"/>
              <w:jc w:val="center"/>
              <w:rPr>
                <w:rFonts w:eastAsia="Verdana" w:cs="Segoe UI"/>
                <w:b/>
                <w:sz w:val="18"/>
                <w:szCs w:val="18"/>
                <w:lang w:val="en-US"/>
              </w:rPr>
            </w:pPr>
            <w:bookmarkStart w:id="15" w:name="_Hlk88232453"/>
            <w:bookmarkEnd w:id="0"/>
            <w:r>
              <w:rPr>
                <w:rFonts w:eastAsia="Verdana" w:cs="Segoe UI"/>
                <w:b/>
                <w:sz w:val="18"/>
                <w:szCs w:val="18"/>
                <w:lang w:val="en-US"/>
              </w:rPr>
              <w:t>ID</w:t>
            </w:r>
          </w:p>
        </w:tc>
        <w:tc>
          <w:tcPr>
            <w:tcW w:w="3169" w:type="dxa"/>
            <w:vMerge w:val="restart"/>
            <w:shd w:val="clear" w:color="auto" w:fill="F2F2F2" w:themeFill="background1" w:themeFillShade="F2"/>
            <w:vAlign w:val="center"/>
          </w:tcPr>
          <w:p w14:paraId="5F7509D2" w14:textId="77777777" w:rsidR="00602FA8" w:rsidRDefault="008B6628">
            <w:pPr>
              <w:spacing w:after="0"/>
              <w:rPr>
                <w:rFonts w:eastAsia="Verdana" w:cs="Segoe UI"/>
                <w:b/>
                <w:sz w:val="18"/>
                <w:szCs w:val="18"/>
                <w:lang w:val="en-US"/>
              </w:rPr>
            </w:pPr>
            <w:proofErr w:type="spellStart"/>
            <w:r>
              <w:rPr>
                <w:rFonts w:eastAsia="Verdana" w:cs="Segoe UI"/>
                <w:b/>
                <w:sz w:val="18"/>
                <w:szCs w:val="18"/>
                <w:lang w:val="en-US"/>
              </w:rPr>
              <w:t>Designação</w:t>
            </w:r>
            <w:proofErr w:type="spellEnd"/>
            <w:r>
              <w:rPr>
                <w:rFonts w:eastAsia="Verdana" w:cs="Segoe UI"/>
                <w:b/>
                <w:sz w:val="18"/>
                <w:szCs w:val="18"/>
                <w:lang w:val="en-US"/>
              </w:rPr>
              <w:t xml:space="preserve"> da </w:t>
            </w:r>
            <w:proofErr w:type="spellStart"/>
            <w:r>
              <w:rPr>
                <w:rFonts w:eastAsia="Verdana" w:cs="Segoe UI"/>
                <w:b/>
                <w:sz w:val="18"/>
                <w:szCs w:val="18"/>
                <w:lang w:val="en-US"/>
              </w:rPr>
              <w:t>Atividade</w:t>
            </w:r>
            <w:proofErr w:type="spellEnd"/>
          </w:p>
        </w:tc>
        <w:tc>
          <w:tcPr>
            <w:tcW w:w="6508" w:type="dxa"/>
            <w:vMerge w:val="restart"/>
            <w:shd w:val="clear" w:color="auto" w:fill="F2F2F2" w:themeFill="background1" w:themeFillShade="F2"/>
            <w:vAlign w:val="center"/>
          </w:tcPr>
          <w:p w14:paraId="5F7509D3"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Descrição</w:t>
            </w:r>
            <w:proofErr w:type="spellEnd"/>
            <w:r>
              <w:rPr>
                <w:rFonts w:eastAsia="Verdana" w:cs="Segoe UI"/>
                <w:b/>
                <w:sz w:val="18"/>
                <w:szCs w:val="18"/>
                <w:lang w:val="en-US"/>
              </w:rPr>
              <w:t xml:space="preserve"> da </w:t>
            </w:r>
            <w:proofErr w:type="spellStart"/>
            <w:r>
              <w:rPr>
                <w:rFonts w:eastAsia="Verdana" w:cs="Segoe UI"/>
                <w:b/>
                <w:sz w:val="18"/>
                <w:szCs w:val="18"/>
                <w:lang w:val="en-US"/>
              </w:rPr>
              <w:t>Atividade</w:t>
            </w:r>
            <w:proofErr w:type="spellEnd"/>
          </w:p>
        </w:tc>
        <w:tc>
          <w:tcPr>
            <w:tcW w:w="2409" w:type="dxa"/>
            <w:gridSpan w:val="3"/>
            <w:shd w:val="clear" w:color="auto" w:fill="F2F2F2" w:themeFill="background1" w:themeFillShade="F2"/>
            <w:vAlign w:val="center"/>
          </w:tcPr>
          <w:p w14:paraId="5F7509D4"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Duração</w:t>
            </w:r>
            <w:proofErr w:type="spellEnd"/>
          </w:p>
        </w:tc>
        <w:tc>
          <w:tcPr>
            <w:tcW w:w="732" w:type="dxa"/>
            <w:vMerge w:val="restart"/>
            <w:shd w:val="clear" w:color="auto" w:fill="F2F2F2" w:themeFill="background1" w:themeFillShade="F2"/>
            <w:vAlign w:val="center"/>
          </w:tcPr>
          <w:p w14:paraId="5F7509D5"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Líder</w:t>
            </w:r>
            <w:proofErr w:type="spellEnd"/>
          </w:p>
        </w:tc>
      </w:tr>
      <w:tr w:rsidR="00597AA4" w14:paraId="5F7509DE" w14:textId="77777777" w:rsidTr="4CBB4F67">
        <w:trPr>
          <w:trHeight w:val="76"/>
          <w:jc w:val="center"/>
        </w:trPr>
        <w:tc>
          <w:tcPr>
            <w:tcW w:w="983" w:type="dxa"/>
            <w:vMerge/>
            <w:vAlign w:val="center"/>
          </w:tcPr>
          <w:p w14:paraId="5F7509D7" w14:textId="77777777" w:rsidR="00602FA8" w:rsidRDefault="00602FA8">
            <w:pPr>
              <w:spacing w:after="0"/>
              <w:jc w:val="center"/>
              <w:rPr>
                <w:rFonts w:eastAsia="Verdana" w:cs="Segoe UI"/>
                <w:b/>
                <w:sz w:val="18"/>
                <w:szCs w:val="18"/>
                <w:lang w:val="en-US"/>
              </w:rPr>
            </w:pPr>
          </w:p>
        </w:tc>
        <w:tc>
          <w:tcPr>
            <w:tcW w:w="3169" w:type="dxa"/>
            <w:vMerge/>
            <w:vAlign w:val="center"/>
          </w:tcPr>
          <w:p w14:paraId="5F7509D8" w14:textId="77777777" w:rsidR="00602FA8" w:rsidRDefault="00602FA8">
            <w:pPr>
              <w:spacing w:after="0"/>
              <w:rPr>
                <w:rFonts w:eastAsia="Verdana" w:cs="Segoe UI"/>
                <w:b/>
                <w:sz w:val="18"/>
                <w:szCs w:val="18"/>
                <w:lang w:val="en-US"/>
              </w:rPr>
            </w:pPr>
          </w:p>
        </w:tc>
        <w:tc>
          <w:tcPr>
            <w:tcW w:w="6508" w:type="dxa"/>
            <w:vMerge/>
            <w:vAlign w:val="center"/>
          </w:tcPr>
          <w:p w14:paraId="5F7509D9" w14:textId="77777777" w:rsidR="00602FA8" w:rsidRDefault="00602FA8">
            <w:pPr>
              <w:spacing w:after="0"/>
              <w:rPr>
                <w:rFonts w:eastAsia="Verdana" w:cs="Segoe UI"/>
                <w:b/>
                <w:sz w:val="18"/>
                <w:szCs w:val="18"/>
                <w:lang w:val="en-US"/>
              </w:rPr>
            </w:pPr>
          </w:p>
        </w:tc>
        <w:tc>
          <w:tcPr>
            <w:tcW w:w="1133" w:type="dxa"/>
            <w:shd w:val="clear" w:color="auto" w:fill="F2F2F2" w:themeFill="background1" w:themeFillShade="F2"/>
            <w:vAlign w:val="center"/>
          </w:tcPr>
          <w:p w14:paraId="5F7509DA"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Início</w:t>
            </w:r>
            <w:proofErr w:type="spellEnd"/>
          </w:p>
        </w:tc>
        <w:tc>
          <w:tcPr>
            <w:tcW w:w="534" w:type="dxa"/>
            <w:shd w:val="clear" w:color="auto" w:fill="F2F2F2" w:themeFill="background1" w:themeFillShade="F2"/>
            <w:vAlign w:val="center"/>
          </w:tcPr>
          <w:p w14:paraId="5F7509DB"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Fim</w:t>
            </w:r>
            <w:proofErr w:type="spellEnd"/>
          </w:p>
        </w:tc>
        <w:tc>
          <w:tcPr>
            <w:tcW w:w="742" w:type="dxa"/>
            <w:shd w:val="clear" w:color="auto" w:fill="F2F2F2" w:themeFill="background1" w:themeFillShade="F2"/>
            <w:vAlign w:val="center"/>
          </w:tcPr>
          <w:p w14:paraId="5F7509DC" w14:textId="5D4523B3" w:rsidR="00602FA8" w:rsidRDefault="00AE6D75">
            <w:pPr>
              <w:spacing w:after="0"/>
              <w:jc w:val="center"/>
              <w:rPr>
                <w:rFonts w:eastAsia="Verdana" w:cs="Segoe UI"/>
                <w:b/>
                <w:sz w:val="18"/>
                <w:szCs w:val="18"/>
                <w:lang w:val="en-US"/>
              </w:rPr>
            </w:pPr>
            <w:proofErr w:type="spellStart"/>
            <w:r>
              <w:rPr>
                <w:rFonts w:eastAsia="Verdana" w:cs="Segoe UI"/>
                <w:b/>
                <w:sz w:val="18"/>
                <w:szCs w:val="18"/>
                <w:lang w:val="en-US"/>
              </w:rPr>
              <w:t>Semanas</w:t>
            </w:r>
            <w:proofErr w:type="spellEnd"/>
          </w:p>
        </w:tc>
        <w:tc>
          <w:tcPr>
            <w:tcW w:w="732" w:type="dxa"/>
            <w:vMerge/>
          </w:tcPr>
          <w:p w14:paraId="5F7509DD" w14:textId="77777777" w:rsidR="00602FA8" w:rsidRDefault="00602FA8">
            <w:pPr>
              <w:spacing w:after="0"/>
              <w:jc w:val="center"/>
              <w:rPr>
                <w:rFonts w:eastAsia="Verdana" w:cs="Segoe UI"/>
                <w:b/>
                <w:sz w:val="18"/>
                <w:szCs w:val="18"/>
                <w:lang w:val="en-US"/>
              </w:rPr>
            </w:pPr>
          </w:p>
        </w:tc>
      </w:tr>
      <w:tr w:rsidR="005D7A31" w14:paraId="5F7509E6" w14:textId="77777777" w:rsidTr="4CBB4F67">
        <w:trPr>
          <w:trHeight w:val="85"/>
          <w:jc w:val="center"/>
        </w:trPr>
        <w:tc>
          <w:tcPr>
            <w:tcW w:w="983" w:type="dxa"/>
            <w:shd w:val="clear" w:color="auto" w:fill="F2F2F2" w:themeFill="background1" w:themeFillShade="F2"/>
            <w:vAlign w:val="center"/>
          </w:tcPr>
          <w:p w14:paraId="5F7509DF" w14:textId="77777777" w:rsidR="00602FA8" w:rsidRDefault="008B6628">
            <w:pPr>
              <w:spacing w:after="0"/>
              <w:jc w:val="center"/>
              <w:rPr>
                <w:rStyle w:val="normaltextrun"/>
                <w:rFonts w:cs="Segoe UI"/>
                <w:b/>
                <w:bCs/>
                <w:sz w:val="18"/>
                <w:szCs w:val="18"/>
              </w:rPr>
            </w:pPr>
            <w:r>
              <w:rPr>
                <w:rStyle w:val="normaltextrun"/>
                <w:rFonts w:cs="Segoe UI"/>
                <w:b/>
                <w:bCs/>
                <w:sz w:val="18"/>
                <w:szCs w:val="18"/>
              </w:rPr>
              <w:t>A0</w:t>
            </w:r>
          </w:p>
        </w:tc>
        <w:tc>
          <w:tcPr>
            <w:tcW w:w="3169" w:type="dxa"/>
            <w:shd w:val="clear" w:color="auto" w:fill="F2F2F2" w:themeFill="background1" w:themeFillShade="F2"/>
            <w:vAlign w:val="center"/>
          </w:tcPr>
          <w:p w14:paraId="5F7509E0" w14:textId="77777777" w:rsidR="00602FA8" w:rsidRDefault="008B6628" w:rsidP="31A65990">
            <w:pPr>
              <w:spacing w:after="0"/>
              <w:rPr>
                <w:rStyle w:val="normaltextrun"/>
                <w:rFonts w:cs="Segoe UI"/>
                <w:b/>
                <w:bCs/>
                <w:sz w:val="18"/>
                <w:szCs w:val="18"/>
                <w:lang w:val="pt-PT"/>
              </w:rPr>
            </w:pPr>
            <w:r w:rsidRPr="31A65990">
              <w:rPr>
                <w:rStyle w:val="normaltextrun"/>
                <w:b/>
                <w:bCs/>
                <w:sz w:val="18"/>
                <w:szCs w:val="18"/>
                <w:lang w:val="pt-PT"/>
              </w:rPr>
              <w:t>Estudos de Viabilidade e Preparação do Projeto</w:t>
            </w:r>
          </w:p>
        </w:tc>
        <w:tc>
          <w:tcPr>
            <w:tcW w:w="6508" w:type="dxa"/>
            <w:vAlign w:val="center"/>
          </w:tcPr>
          <w:p w14:paraId="5F7509E1" w14:textId="77777777" w:rsidR="00602FA8" w:rsidRPr="00FD73A6" w:rsidRDefault="008B6628" w:rsidP="00242C36">
            <w:pPr>
              <w:spacing w:after="0"/>
              <w:jc w:val="both"/>
              <w:rPr>
                <w:rStyle w:val="normaltextrun"/>
                <w:rFonts w:eastAsia="Times New Roman" w:cs="Times New Roman"/>
                <w:color w:val="000000" w:themeColor="text1"/>
                <w:sz w:val="16"/>
                <w:szCs w:val="16"/>
                <w:lang w:val="pt-PT" w:eastAsia="en-CA"/>
              </w:rPr>
            </w:pPr>
            <w:r w:rsidRPr="00FD73A6">
              <w:rPr>
                <w:rStyle w:val="normaltextrun"/>
                <w:rFonts w:eastAsia="Times New Roman" w:cs="Times New Roman"/>
                <w:color w:val="000000" w:themeColor="text1"/>
                <w:sz w:val="16"/>
                <w:szCs w:val="16"/>
                <w:lang w:val="pt-PT" w:eastAsia="en-CA"/>
              </w:rPr>
              <w:t xml:space="preserve">Definição do âmbito do projeto e planeamento global (tempo e recursos) e redação do </w:t>
            </w:r>
            <w:r w:rsidRPr="00FD73A6">
              <w:rPr>
                <w:rStyle w:val="normaltextrun"/>
                <w:rFonts w:eastAsia="Times New Roman" w:cs="Times New Roman"/>
                <w:i/>
                <w:iCs/>
                <w:color w:val="000000" w:themeColor="text1"/>
                <w:sz w:val="16"/>
                <w:szCs w:val="16"/>
                <w:lang w:val="pt-PT" w:eastAsia="en-CA"/>
              </w:rPr>
              <w:t>Project Charter.</w:t>
            </w:r>
            <w:r w:rsidRPr="00FD73A6">
              <w:rPr>
                <w:rStyle w:val="normaltextrun"/>
                <w:rFonts w:eastAsia="Times New Roman" w:cs="Times New Roman"/>
                <w:color w:val="000000" w:themeColor="text1"/>
                <w:sz w:val="16"/>
                <w:szCs w:val="16"/>
                <w:lang w:val="pt-PT" w:eastAsia="en-CA"/>
              </w:rPr>
              <w:t xml:space="preserve"> Alinhamento em relação ao planeamento do projeto e expectativas com o Associado e direção do DTx.</w:t>
            </w:r>
          </w:p>
        </w:tc>
        <w:tc>
          <w:tcPr>
            <w:tcW w:w="1133" w:type="dxa"/>
            <w:vAlign w:val="center"/>
          </w:tcPr>
          <w:p w14:paraId="5F7509E2" w14:textId="0251EEA6" w:rsidR="00602FA8" w:rsidRPr="00BA768C" w:rsidRDefault="00597AA4">
            <w:pPr>
              <w:pStyle w:val="paragraph"/>
              <w:spacing w:before="0" w:beforeAutospacing="0" w:after="0" w:afterAutospacing="0"/>
              <w:rPr>
                <w:rStyle w:val="normaltextrun"/>
                <w:rFonts w:ascii="Segoe UI" w:hAnsi="Segoe UI" w:cs="Segoe UI"/>
                <w:color w:val="000000"/>
                <w:sz w:val="18"/>
                <w:szCs w:val="18"/>
                <w:lang w:val="pt-PT"/>
              </w:rPr>
            </w:pPr>
            <w:r w:rsidRPr="00BA768C">
              <w:rPr>
                <w:rStyle w:val="normaltextrun"/>
                <w:rFonts w:ascii="Segoe UI" w:hAnsi="Segoe UI" w:cs="Segoe UI"/>
                <w:color w:val="000000"/>
                <w:sz w:val="18"/>
                <w:szCs w:val="18"/>
                <w:lang w:val="pt-PT"/>
              </w:rPr>
              <w:t>2</w:t>
            </w:r>
            <w:r w:rsidRPr="00DD748E">
              <w:rPr>
                <w:rStyle w:val="normaltextrun"/>
                <w:rFonts w:ascii="Segoe UI" w:hAnsi="Segoe UI"/>
                <w:color w:val="000000"/>
                <w:sz w:val="18"/>
                <w:szCs w:val="18"/>
              </w:rPr>
              <w:t>6/03/2026</w:t>
            </w:r>
          </w:p>
        </w:tc>
        <w:tc>
          <w:tcPr>
            <w:tcW w:w="534" w:type="dxa"/>
            <w:vAlign w:val="center"/>
          </w:tcPr>
          <w:p w14:paraId="5F7509E3" w14:textId="77777777" w:rsidR="00602FA8" w:rsidRDefault="00602FA8">
            <w:pPr>
              <w:pStyle w:val="paragraph"/>
              <w:spacing w:before="0" w:beforeAutospacing="0" w:after="0" w:afterAutospacing="0"/>
              <w:rPr>
                <w:rStyle w:val="normaltextrun"/>
                <w:rFonts w:ascii="Segoe UI" w:hAnsi="Segoe UI" w:cs="Segoe UI"/>
                <w:color w:val="000000"/>
                <w:sz w:val="18"/>
                <w:szCs w:val="18"/>
                <w:lang w:val="pt-PT"/>
              </w:rPr>
            </w:pPr>
          </w:p>
        </w:tc>
        <w:tc>
          <w:tcPr>
            <w:tcW w:w="742" w:type="dxa"/>
            <w:vAlign w:val="center"/>
          </w:tcPr>
          <w:p w14:paraId="5F7509E4" w14:textId="77777777" w:rsidR="00602FA8" w:rsidRPr="00310770" w:rsidRDefault="00602FA8" w:rsidP="00310770">
            <w:pPr>
              <w:pStyle w:val="paragraph"/>
              <w:spacing w:before="0" w:beforeAutospacing="0" w:after="0" w:afterAutospacing="0"/>
              <w:jc w:val="center"/>
              <w:rPr>
                <w:rStyle w:val="normaltextrun"/>
                <w:rFonts w:ascii="Segoe UI" w:hAnsi="Segoe UI"/>
                <w:color w:val="000000"/>
                <w:sz w:val="18"/>
                <w:szCs w:val="18"/>
              </w:rPr>
            </w:pPr>
          </w:p>
        </w:tc>
        <w:tc>
          <w:tcPr>
            <w:tcW w:w="732" w:type="dxa"/>
            <w:vAlign w:val="center"/>
          </w:tcPr>
          <w:p w14:paraId="5F7509E5" w14:textId="6D40842A" w:rsidR="00602FA8" w:rsidRDefault="008B6628" w:rsidP="004A37C1">
            <w:pPr>
              <w:pStyle w:val="paragraph"/>
              <w:spacing w:before="0" w:beforeAutospacing="0" w:after="0" w:afterAutospacing="0"/>
              <w:ind w:left="-24"/>
              <w:jc w:val="center"/>
              <w:rPr>
                <w:rStyle w:val="normaltextrun"/>
                <w:rFonts w:ascii="Segoe UI" w:hAnsi="Segoe UI" w:cs="Segoe UI"/>
                <w:color w:val="000000"/>
                <w:sz w:val="18"/>
                <w:szCs w:val="18"/>
                <w:lang w:val="en-US"/>
              </w:rPr>
            </w:pPr>
            <w:r>
              <w:rPr>
                <w:rStyle w:val="normaltextrun"/>
                <w:rFonts w:ascii="Segoe UI" w:hAnsi="Segoe UI" w:cs="Segoe UI"/>
                <w:color w:val="000000" w:themeColor="text1"/>
                <w:sz w:val="18"/>
                <w:szCs w:val="18"/>
                <w:lang w:val="en-US"/>
              </w:rPr>
              <w:t xml:space="preserve">DTx e </w:t>
            </w:r>
            <w:r w:rsidR="005D7A31">
              <w:rPr>
                <w:rStyle w:val="normaltextrun"/>
                <w:rFonts w:ascii="Segoe UI" w:hAnsi="Segoe UI" w:cs="Segoe UI"/>
                <w:color w:val="000000" w:themeColor="text1"/>
                <w:sz w:val="18"/>
                <w:szCs w:val="18"/>
                <w:lang w:val="en-US"/>
              </w:rPr>
              <w:t>Ceg</w:t>
            </w:r>
            <w:r w:rsidR="005D7A31" w:rsidRPr="00DD748E">
              <w:rPr>
                <w:rStyle w:val="normaltextrun"/>
                <w:rFonts w:ascii="Segoe UI" w:hAnsi="Segoe UI" w:cs="Segoe UI"/>
                <w:color w:val="000000" w:themeColor="text1"/>
                <w:sz w:val="18"/>
                <w:szCs w:val="18"/>
                <w:lang w:val="en-US"/>
              </w:rPr>
              <w:t>id</w:t>
            </w:r>
          </w:p>
        </w:tc>
      </w:tr>
      <w:tr w:rsidR="00BA768C" w14:paraId="5F7509F8" w14:textId="77777777" w:rsidTr="4CBB4F67">
        <w:trPr>
          <w:trHeight w:val="85"/>
          <w:jc w:val="center"/>
        </w:trPr>
        <w:tc>
          <w:tcPr>
            <w:tcW w:w="983" w:type="dxa"/>
            <w:shd w:val="clear" w:color="auto" w:fill="F2F2F2" w:themeFill="background1" w:themeFillShade="F2"/>
            <w:vAlign w:val="center"/>
          </w:tcPr>
          <w:p w14:paraId="5F7509E7" w14:textId="77777777" w:rsidR="00602FA8" w:rsidRDefault="008B6628">
            <w:pPr>
              <w:spacing w:after="0"/>
              <w:jc w:val="center"/>
              <w:rPr>
                <w:rStyle w:val="normaltextrun"/>
                <w:rFonts w:cs="Segoe UI"/>
                <w:b/>
                <w:bCs/>
                <w:sz w:val="18"/>
                <w:szCs w:val="18"/>
              </w:rPr>
            </w:pPr>
            <w:r>
              <w:rPr>
                <w:rStyle w:val="normaltextrun"/>
                <w:rFonts w:cs="Segoe UI"/>
                <w:b/>
                <w:bCs/>
                <w:sz w:val="18"/>
                <w:szCs w:val="18"/>
              </w:rPr>
              <w:t>A1</w:t>
            </w:r>
          </w:p>
        </w:tc>
        <w:tc>
          <w:tcPr>
            <w:tcW w:w="3169" w:type="dxa"/>
            <w:shd w:val="clear" w:color="auto" w:fill="F2F2F2" w:themeFill="background1" w:themeFillShade="F2"/>
            <w:vAlign w:val="center"/>
          </w:tcPr>
          <w:p w14:paraId="5F7509E8" w14:textId="5F1B2589" w:rsidR="00602FA8" w:rsidRDefault="008B6628" w:rsidP="31A65990">
            <w:pPr>
              <w:spacing w:after="0"/>
              <w:rPr>
                <w:rFonts w:eastAsia="Verdana" w:cs="Segoe UI"/>
                <w:b/>
                <w:bCs/>
                <w:sz w:val="18"/>
                <w:szCs w:val="18"/>
                <w:lang w:val="pt-PT"/>
              </w:rPr>
            </w:pPr>
            <w:r w:rsidRPr="31A65990">
              <w:rPr>
                <w:rStyle w:val="normaltextrun"/>
                <w:rFonts w:cs="Segoe UI"/>
                <w:b/>
                <w:bCs/>
                <w:sz w:val="18"/>
                <w:szCs w:val="18"/>
                <w:lang w:val="pt-PT"/>
              </w:rPr>
              <w:t xml:space="preserve">Gestão de Projeto </w:t>
            </w:r>
          </w:p>
        </w:tc>
        <w:tc>
          <w:tcPr>
            <w:tcW w:w="6508" w:type="dxa"/>
            <w:vAlign w:val="center"/>
          </w:tcPr>
          <w:p w14:paraId="5F7509E9" w14:textId="77777777" w:rsidR="00602FA8" w:rsidRPr="00FD73A6" w:rsidRDefault="008B6628" w:rsidP="00242C36">
            <w:pPr>
              <w:spacing w:after="0"/>
              <w:jc w:val="both"/>
              <w:rPr>
                <w:rStyle w:val="normaltextrun"/>
                <w:rFonts w:eastAsia="Times New Roman" w:cs="Times New Roman"/>
                <w:color w:val="000000" w:themeColor="text1"/>
                <w:sz w:val="16"/>
                <w:szCs w:val="16"/>
                <w:lang w:val="pt-PT" w:eastAsia="en-CA"/>
              </w:rPr>
            </w:pPr>
            <w:r w:rsidRPr="00FD73A6">
              <w:rPr>
                <w:rStyle w:val="normaltextrun"/>
                <w:rFonts w:eastAsia="Times New Roman" w:cs="Times New Roman"/>
                <w:color w:val="000000" w:themeColor="text1"/>
                <w:sz w:val="16"/>
                <w:szCs w:val="16"/>
                <w:lang w:val="pt-PT" w:eastAsia="en-CA"/>
              </w:rPr>
              <w:t xml:space="preserve">O DTx garantirá a monitorização e controlo do âmbito do projeto, tempo, recursos, qualidade, resultados, gestão de mudanças, riscos e problemas; com o objetivo de cumprir corretamente os objetivos e resultados esperados do projeto. Assume-se assim que estes tópicos serão alcançados através da organização de Reuniões Técnicas com a Equipa do Projeto (estas reuniões serão enquadradas e executadas na respetiva Atividade Técnica discutida em cada reunião), e da organização e execução de (1) Reuniões de Estado Operacional do Projeto com os Coordenadores Técnicos do Projeto e </w:t>
            </w:r>
            <w:proofErr w:type="spellStart"/>
            <w:r w:rsidRPr="00FD73A6">
              <w:rPr>
                <w:rStyle w:val="normaltextrun"/>
                <w:rFonts w:eastAsia="Times New Roman" w:cs="Times New Roman"/>
                <w:color w:val="000000" w:themeColor="text1"/>
                <w:sz w:val="16"/>
                <w:szCs w:val="16"/>
                <w:lang w:val="pt-PT" w:eastAsia="en-CA"/>
              </w:rPr>
              <w:t>PMOs</w:t>
            </w:r>
            <w:proofErr w:type="spellEnd"/>
            <w:r w:rsidRPr="00FD73A6">
              <w:rPr>
                <w:rStyle w:val="normaltextrun"/>
                <w:rFonts w:eastAsia="Times New Roman" w:cs="Times New Roman"/>
                <w:color w:val="000000" w:themeColor="text1"/>
                <w:sz w:val="16"/>
                <w:szCs w:val="16"/>
                <w:lang w:val="pt-PT" w:eastAsia="en-CA"/>
              </w:rPr>
              <w:t xml:space="preserve">, e (2) Reuniões do </w:t>
            </w:r>
            <w:proofErr w:type="spellStart"/>
            <w:r w:rsidRPr="00FD73A6">
              <w:rPr>
                <w:rStyle w:val="normaltextrun"/>
                <w:rFonts w:eastAsia="Times New Roman" w:cs="Times New Roman"/>
                <w:i/>
                <w:iCs/>
                <w:color w:val="000000" w:themeColor="text1"/>
                <w:sz w:val="16"/>
                <w:szCs w:val="16"/>
                <w:lang w:val="pt-PT" w:eastAsia="en-CA"/>
              </w:rPr>
              <w:t>Steering</w:t>
            </w:r>
            <w:proofErr w:type="spellEnd"/>
            <w:r w:rsidRPr="00FD73A6">
              <w:rPr>
                <w:rStyle w:val="normaltextrun"/>
                <w:rFonts w:eastAsia="Times New Roman" w:cs="Times New Roman"/>
                <w:i/>
                <w:iCs/>
                <w:color w:val="000000" w:themeColor="text1"/>
                <w:sz w:val="16"/>
                <w:szCs w:val="16"/>
                <w:lang w:val="pt-PT" w:eastAsia="en-CA"/>
              </w:rPr>
              <w:t xml:space="preserve"> </w:t>
            </w:r>
            <w:proofErr w:type="spellStart"/>
            <w:r w:rsidRPr="00FD73A6">
              <w:rPr>
                <w:rStyle w:val="normaltextrun"/>
                <w:rFonts w:eastAsia="Times New Roman" w:cs="Times New Roman"/>
                <w:i/>
                <w:iCs/>
                <w:color w:val="000000" w:themeColor="text1"/>
                <w:sz w:val="16"/>
                <w:szCs w:val="16"/>
                <w:lang w:val="pt-PT" w:eastAsia="en-CA"/>
              </w:rPr>
              <w:lastRenderedPageBreak/>
              <w:t>Committee</w:t>
            </w:r>
            <w:proofErr w:type="spellEnd"/>
            <w:r w:rsidRPr="00FD73A6">
              <w:rPr>
                <w:rStyle w:val="normaltextrun"/>
                <w:rFonts w:eastAsia="Times New Roman" w:cs="Times New Roman"/>
                <w:color w:val="000000" w:themeColor="text1"/>
                <w:sz w:val="16"/>
                <w:szCs w:val="16"/>
                <w:lang w:val="pt-PT" w:eastAsia="en-CA"/>
              </w:rPr>
              <w:t xml:space="preserve"> com os Diretores do Projeto. conforme descrito na secção 11, bem como através de outras ações de monitorização e controlo realizadas pelo Coordenador Técnico do Projeto e PMO do DTx durante a Execução do Projeto.</w:t>
            </w:r>
          </w:p>
          <w:p w14:paraId="5F7509EA" w14:textId="0C337CA8" w:rsidR="00602FA8" w:rsidRPr="00FD73A6" w:rsidRDefault="008B6628" w:rsidP="00242C36">
            <w:pPr>
              <w:spacing w:after="0"/>
              <w:jc w:val="both"/>
              <w:rPr>
                <w:rStyle w:val="normaltextrun"/>
                <w:rFonts w:eastAsia="Times New Roman" w:cs="Times New Roman"/>
                <w:color w:val="000000" w:themeColor="text1"/>
                <w:sz w:val="16"/>
                <w:szCs w:val="16"/>
                <w:lang w:val="pt-PT" w:eastAsia="en-CA"/>
              </w:rPr>
            </w:pPr>
            <w:r w:rsidRPr="31A65990">
              <w:rPr>
                <w:rStyle w:val="normaltextrun"/>
                <w:rFonts w:eastAsia="Times New Roman" w:cs="Times New Roman"/>
                <w:color w:val="000000" w:themeColor="text1"/>
                <w:sz w:val="16"/>
                <w:szCs w:val="16"/>
                <w:lang w:val="pt-PT" w:eastAsia="en-CA"/>
              </w:rPr>
              <w:t xml:space="preserve">O DTx garantirá a aprovação dos </w:t>
            </w:r>
            <w:r w:rsidR="15490A60" w:rsidRPr="31A65990">
              <w:rPr>
                <w:rStyle w:val="normaltextrun"/>
                <w:rFonts w:eastAsia="Times New Roman" w:cs="Times New Roman"/>
                <w:color w:val="000000" w:themeColor="text1"/>
                <w:sz w:val="16"/>
                <w:szCs w:val="16"/>
                <w:lang w:val="pt-PT" w:eastAsia="en-CA"/>
              </w:rPr>
              <w:t>resultados</w:t>
            </w:r>
            <w:r w:rsidRPr="31A65990">
              <w:rPr>
                <w:rStyle w:val="normaltextrun"/>
                <w:rFonts w:eastAsia="Times New Roman" w:cs="Times New Roman"/>
                <w:color w:val="000000" w:themeColor="text1"/>
                <w:sz w:val="16"/>
                <w:szCs w:val="16"/>
                <w:lang w:val="pt-PT" w:eastAsia="en-CA"/>
              </w:rPr>
              <w:t xml:space="preserve"> entregues ao destinatário da tecnologia, através de uma Reunião de Encerramento do Projeto.</w:t>
            </w:r>
          </w:p>
        </w:tc>
        <w:tc>
          <w:tcPr>
            <w:tcW w:w="1133" w:type="dxa"/>
            <w:vAlign w:val="center"/>
          </w:tcPr>
          <w:p w14:paraId="5F7509EB" w14:textId="304374A4" w:rsidR="00602FA8" w:rsidRDefault="00CA009E">
            <w:pPr>
              <w:pStyle w:val="paragraph"/>
              <w:spacing w:before="0" w:beforeAutospacing="0" w:after="0" w:afterAutospacing="0"/>
              <w:rPr>
                <w:rStyle w:val="normaltextrun"/>
                <w:rFonts w:ascii="Segoe UI" w:hAnsi="Segoe UI" w:cs="Segoe UI"/>
                <w:color w:val="000000"/>
                <w:sz w:val="18"/>
                <w:szCs w:val="18"/>
                <w:lang w:val="pt-PT"/>
              </w:rPr>
            </w:pPr>
            <w:commentRangeStart w:id="16"/>
            <w:r w:rsidRPr="00CA009E">
              <w:rPr>
                <w:rStyle w:val="normaltextrun"/>
                <w:rFonts w:ascii="Segoe UI" w:hAnsi="Segoe UI"/>
                <w:color w:val="000000"/>
                <w:sz w:val="18"/>
                <w:szCs w:val="18"/>
              </w:rPr>
              <w:lastRenderedPageBreak/>
              <w:t>Dd/mm/2026</w:t>
            </w:r>
            <w:commentRangeEnd w:id="16"/>
            <w:r>
              <w:rPr>
                <w:rStyle w:val="CommentReference"/>
                <w:rFonts w:ascii="Segoe UI" w:hAnsi="Segoe UI" w:cs="Segoe UI"/>
                <w:color w:val="000000"/>
                <w:sz w:val="18"/>
                <w:szCs w:val="18"/>
                <w:lang w:val="pt-PT"/>
              </w:rPr>
              <w:commentReference w:id="16"/>
            </w:r>
          </w:p>
        </w:tc>
        <w:tc>
          <w:tcPr>
            <w:tcW w:w="534" w:type="dxa"/>
            <w:vAlign w:val="center"/>
          </w:tcPr>
          <w:p w14:paraId="5F7509EC" w14:textId="77777777" w:rsidR="00602FA8" w:rsidRDefault="00602FA8">
            <w:pPr>
              <w:pStyle w:val="paragraph"/>
              <w:spacing w:before="0" w:beforeAutospacing="0" w:after="0" w:afterAutospacing="0"/>
              <w:rPr>
                <w:rStyle w:val="normaltextrun"/>
                <w:rFonts w:ascii="Segoe UI" w:hAnsi="Segoe UI" w:cs="Segoe UI"/>
                <w:color w:val="000000"/>
                <w:sz w:val="18"/>
                <w:szCs w:val="18"/>
                <w:lang w:val="pt-PT"/>
              </w:rPr>
            </w:pPr>
          </w:p>
        </w:tc>
        <w:tc>
          <w:tcPr>
            <w:tcW w:w="742" w:type="dxa"/>
            <w:vAlign w:val="center"/>
          </w:tcPr>
          <w:p w14:paraId="42B0FFC1" w14:textId="77777777" w:rsidR="004705B9" w:rsidRDefault="00781E81" w:rsidP="00310770">
            <w:pPr>
              <w:pStyle w:val="paragraph"/>
              <w:spacing w:before="0" w:beforeAutospacing="0" w:after="0" w:afterAutospacing="0"/>
              <w:jc w:val="center"/>
              <w:rPr>
                <w:rStyle w:val="normaltextrun"/>
                <w:rFonts w:ascii="Segoe UI" w:hAnsi="Segoe UI"/>
                <w:color w:val="000000"/>
                <w:sz w:val="18"/>
                <w:szCs w:val="18"/>
              </w:rPr>
            </w:pPr>
            <w:r>
              <w:rPr>
                <w:rStyle w:val="normaltextrun"/>
                <w:rFonts w:ascii="Segoe UI" w:hAnsi="Segoe UI"/>
                <w:color w:val="000000"/>
                <w:sz w:val="18"/>
                <w:szCs w:val="18"/>
              </w:rPr>
              <w:t xml:space="preserve">24 </w:t>
            </w:r>
            <w:proofErr w:type="spellStart"/>
            <w:r>
              <w:rPr>
                <w:rStyle w:val="normaltextrun"/>
                <w:rFonts w:ascii="Segoe UI" w:hAnsi="Segoe UI"/>
                <w:color w:val="000000"/>
                <w:sz w:val="18"/>
                <w:szCs w:val="18"/>
              </w:rPr>
              <w:t>semanas</w:t>
            </w:r>
            <w:proofErr w:type="spellEnd"/>
            <w:r w:rsidR="004A6815">
              <w:rPr>
                <w:rStyle w:val="normaltextrun"/>
                <w:rFonts w:ascii="Segoe UI" w:hAnsi="Segoe UI"/>
                <w:color w:val="000000"/>
                <w:sz w:val="18"/>
                <w:szCs w:val="18"/>
              </w:rPr>
              <w:t xml:space="preserve"> </w:t>
            </w:r>
          </w:p>
          <w:p w14:paraId="11311ED7" w14:textId="77777777" w:rsidR="004705B9" w:rsidRDefault="004705B9" w:rsidP="00310770">
            <w:pPr>
              <w:pStyle w:val="paragraph"/>
              <w:spacing w:before="0" w:beforeAutospacing="0" w:after="0" w:afterAutospacing="0"/>
              <w:jc w:val="center"/>
              <w:rPr>
                <w:rStyle w:val="normaltextrun"/>
                <w:rFonts w:ascii="Segoe UI" w:hAnsi="Segoe UI"/>
                <w:color w:val="000000"/>
                <w:sz w:val="18"/>
                <w:szCs w:val="18"/>
              </w:rPr>
            </w:pPr>
          </w:p>
          <w:p w14:paraId="5F7509ED" w14:textId="217B45CA" w:rsidR="00602FA8" w:rsidRPr="00310770" w:rsidRDefault="004A6815" w:rsidP="00310770">
            <w:pPr>
              <w:pStyle w:val="paragraph"/>
              <w:spacing w:before="0" w:beforeAutospacing="0" w:after="0" w:afterAutospacing="0"/>
              <w:jc w:val="center"/>
              <w:rPr>
                <w:rStyle w:val="normaltextrun"/>
                <w:rFonts w:ascii="Segoe UI" w:hAnsi="Segoe UI"/>
                <w:color w:val="000000"/>
                <w:sz w:val="18"/>
                <w:szCs w:val="18"/>
              </w:rPr>
            </w:pPr>
            <w:r w:rsidRPr="004A6815">
              <w:rPr>
                <w:rStyle w:val="normaltextrun"/>
                <w:rFonts w:ascii="Segoe UI" w:hAnsi="Segoe UI"/>
                <w:color w:val="000000"/>
                <w:sz w:val="18"/>
                <w:szCs w:val="18"/>
              </w:rPr>
              <w:t>(5,4 meses)</w:t>
            </w:r>
          </w:p>
        </w:tc>
        <w:tc>
          <w:tcPr>
            <w:tcW w:w="732" w:type="dxa"/>
            <w:vAlign w:val="center"/>
          </w:tcPr>
          <w:p w14:paraId="5F7509F7" w14:textId="77777777" w:rsidR="00602FA8" w:rsidRDefault="008B6628" w:rsidP="00DD748E">
            <w:pPr>
              <w:pStyle w:val="paragraph"/>
              <w:spacing w:before="0" w:beforeAutospacing="0" w:after="0" w:afterAutospacing="0"/>
              <w:jc w:val="center"/>
              <w:rPr>
                <w:rStyle w:val="normaltextrun"/>
                <w:rFonts w:ascii="Segoe UI" w:eastAsiaTheme="minorHAnsi" w:hAnsi="Segoe UI" w:cs="Segoe UI"/>
                <w:color w:val="000000"/>
                <w:sz w:val="18"/>
                <w:szCs w:val="18"/>
                <w:lang w:val="pt-PT" w:eastAsia="en-US"/>
              </w:rPr>
            </w:pPr>
            <w:r>
              <w:rPr>
                <w:rStyle w:val="normaltextrun"/>
                <w:rFonts w:ascii="Segoe UI" w:hAnsi="Segoe UI" w:cs="Segoe UI"/>
                <w:color w:val="000000"/>
                <w:sz w:val="18"/>
                <w:szCs w:val="18"/>
                <w:lang w:val="pt-PT"/>
              </w:rPr>
              <w:t>D</w:t>
            </w:r>
            <w:r>
              <w:rPr>
                <w:rStyle w:val="normaltextrun"/>
                <w:rFonts w:ascii="Segoe UI" w:hAnsi="Segoe UI"/>
                <w:color w:val="000000"/>
                <w:sz w:val="18"/>
                <w:szCs w:val="18"/>
                <w:lang w:val="pt-PT"/>
              </w:rPr>
              <w:t>Tx</w:t>
            </w:r>
          </w:p>
        </w:tc>
      </w:tr>
      <w:tr w:rsidR="005D7A31" w14:paraId="5F750A00" w14:textId="77777777" w:rsidTr="4CBB4F67">
        <w:trPr>
          <w:trHeight w:val="85"/>
          <w:jc w:val="center"/>
        </w:trPr>
        <w:tc>
          <w:tcPr>
            <w:tcW w:w="983" w:type="dxa"/>
            <w:shd w:val="clear" w:color="auto" w:fill="F2F2F2" w:themeFill="background1" w:themeFillShade="F2"/>
            <w:vAlign w:val="center"/>
          </w:tcPr>
          <w:p w14:paraId="5F7509F9" w14:textId="77777777" w:rsidR="00602FA8" w:rsidRDefault="008B6628">
            <w:pPr>
              <w:spacing w:after="0"/>
              <w:jc w:val="center"/>
              <w:rPr>
                <w:rStyle w:val="normaltextrun"/>
                <w:rFonts w:cs="Segoe UI"/>
                <w:b/>
                <w:bCs/>
                <w:sz w:val="18"/>
                <w:szCs w:val="18"/>
                <w:lang w:val="en-US"/>
              </w:rPr>
            </w:pPr>
            <w:r>
              <w:rPr>
                <w:rStyle w:val="normaltextrun"/>
                <w:rFonts w:cs="Segoe UI"/>
                <w:b/>
                <w:bCs/>
                <w:sz w:val="18"/>
                <w:szCs w:val="18"/>
                <w:lang w:val="en-US"/>
              </w:rPr>
              <w:t>A2</w:t>
            </w:r>
          </w:p>
        </w:tc>
        <w:tc>
          <w:tcPr>
            <w:tcW w:w="3169" w:type="dxa"/>
            <w:shd w:val="clear" w:color="auto" w:fill="F2F2F2" w:themeFill="background1" w:themeFillShade="F2"/>
            <w:vAlign w:val="center"/>
          </w:tcPr>
          <w:p w14:paraId="5F7509FA" w14:textId="77777777" w:rsidR="00602FA8" w:rsidRDefault="008B6628" w:rsidP="31A65990">
            <w:pPr>
              <w:spacing w:after="0"/>
              <w:rPr>
                <w:rStyle w:val="normaltextrun"/>
                <w:rFonts w:ascii="Times New Roman" w:hAnsi="Times New Roman" w:cs="Times New Roman"/>
                <w:sz w:val="18"/>
                <w:szCs w:val="18"/>
                <w:lang w:val="pt-PT" w:eastAsia="en-CA"/>
              </w:rPr>
            </w:pPr>
            <w:r w:rsidRPr="31A65990">
              <w:rPr>
                <w:rStyle w:val="normaltextrun"/>
                <w:rFonts w:cs="Segoe UI"/>
                <w:b/>
                <w:bCs/>
                <w:sz w:val="18"/>
                <w:szCs w:val="18"/>
                <w:lang w:val="pt-BR"/>
              </w:rPr>
              <w:t>Definição dos datasets</w:t>
            </w:r>
          </w:p>
        </w:tc>
        <w:tc>
          <w:tcPr>
            <w:tcW w:w="6508" w:type="dxa"/>
            <w:vAlign w:val="center"/>
          </w:tcPr>
          <w:p w14:paraId="5F7509FB" w14:textId="77777777" w:rsidR="00602FA8" w:rsidRPr="00FD73A6" w:rsidRDefault="008B6628" w:rsidP="00DD748E">
            <w:pPr>
              <w:spacing w:after="0"/>
              <w:ind w:left="-13"/>
              <w:jc w:val="both"/>
              <w:rPr>
                <w:rFonts w:eastAsia="Verdana" w:cs="Segoe UI"/>
                <w:sz w:val="16"/>
                <w:szCs w:val="16"/>
                <w:lang w:val="pt-PT"/>
              </w:rPr>
            </w:pPr>
            <w:r w:rsidRPr="00FD73A6">
              <w:rPr>
                <w:rFonts w:eastAsia="Verdana" w:cs="Segoe UI"/>
                <w:sz w:val="16"/>
                <w:szCs w:val="16"/>
                <w:lang w:val="pt-BR"/>
              </w:rPr>
              <w:t>Identificação e disponibilização dos datasets a serem utilizados no projeto.</w:t>
            </w:r>
          </w:p>
        </w:tc>
        <w:tc>
          <w:tcPr>
            <w:tcW w:w="1133" w:type="dxa"/>
            <w:vAlign w:val="center"/>
          </w:tcPr>
          <w:p w14:paraId="5F7509FC" w14:textId="77777777" w:rsidR="00602FA8" w:rsidRPr="009A40FA" w:rsidRDefault="00602FA8">
            <w:pPr>
              <w:pStyle w:val="paragraph"/>
              <w:spacing w:before="0" w:beforeAutospacing="0" w:after="0" w:afterAutospacing="0"/>
              <w:rPr>
                <w:rStyle w:val="normaltextrun"/>
                <w:rFonts w:ascii="Segoe UI" w:hAnsi="Segoe UI" w:cs="Segoe UI"/>
                <w:color w:val="000000"/>
                <w:sz w:val="18"/>
                <w:szCs w:val="18"/>
                <w:lang w:val="pt-PT"/>
              </w:rPr>
            </w:pPr>
          </w:p>
        </w:tc>
        <w:tc>
          <w:tcPr>
            <w:tcW w:w="534" w:type="dxa"/>
            <w:vAlign w:val="center"/>
          </w:tcPr>
          <w:p w14:paraId="5F7509FD" w14:textId="77777777" w:rsidR="00602FA8" w:rsidRPr="009A40FA" w:rsidRDefault="00602FA8">
            <w:pPr>
              <w:pStyle w:val="paragraph"/>
              <w:spacing w:before="0" w:beforeAutospacing="0" w:after="0" w:afterAutospacing="0"/>
              <w:rPr>
                <w:rStyle w:val="normaltextrun"/>
                <w:rFonts w:ascii="Segoe UI" w:hAnsi="Segoe UI" w:cs="Segoe UI"/>
                <w:color w:val="000000"/>
                <w:sz w:val="18"/>
                <w:szCs w:val="18"/>
                <w:lang w:val="pt-PT"/>
              </w:rPr>
            </w:pPr>
          </w:p>
        </w:tc>
        <w:tc>
          <w:tcPr>
            <w:tcW w:w="742" w:type="dxa"/>
            <w:vAlign w:val="center"/>
          </w:tcPr>
          <w:p w14:paraId="5F7509FE" w14:textId="40CDA778" w:rsidR="00602FA8" w:rsidRPr="00310770" w:rsidRDefault="00CA009E" w:rsidP="00CA009E">
            <w:pPr>
              <w:pStyle w:val="paragraph"/>
              <w:spacing w:before="0" w:beforeAutospacing="0" w:after="0" w:afterAutospacing="0"/>
              <w:jc w:val="center"/>
              <w:rPr>
                <w:rStyle w:val="normaltextrun"/>
                <w:rFonts w:ascii="Segoe UI" w:hAnsi="Segoe UI"/>
                <w:color w:val="000000"/>
                <w:sz w:val="18"/>
                <w:szCs w:val="18"/>
              </w:rPr>
            </w:pPr>
            <w:r w:rsidRPr="00CA009E">
              <w:rPr>
                <w:rStyle w:val="normaltextrun"/>
                <w:rFonts w:ascii="Segoe UI" w:hAnsi="Segoe UI"/>
                <w:color w:val="000000"/>
                <w:sz w:val="18"/>
                <w:szCs w:val="18"/>
              </w:rPr>
              <w:t xml:space="preserve">2 </w:t>
            </w:r>
            <w:proofErr w:type="spellStart"/>
            <w:r w:rsidRPr="00CA009E">
              <w:rPr>
                <w:rStyle w:val="normaltextrun"/>
                <w:rFonts w:ascii="Segoe UI" w:hAnsi="Segoe UI"/>
                <w:color w:val="000000"/>
                <w:sz w:val="18"/>
                <w:szCs w:val="18"/>
              </w:rPr>
              <w:t>semanas</w:t>
            </w:r>
            <w:proofErr w:type="spellEnd"/>
          </w:p>
        </w:tc>
        <w:tc>
          <w:tcPr>
            <w:tcW w:w="732" w:type="dxa"/>
            <w:vAlign w:val="center"/>
          </w:tcPr>
          <w:p w14:paraId="5F7509FF" w14:textId="1FE38D6D" w:rsidR="00602FA8" w:rsidRDefault="004A37C1" w:rsidP="004A37C1">
            <w:pPr>
              <w:pStyle w:val="paragraph"/>
              <w:spacing w:before="0" w:beforeAutospacing="0" w:after="0" w:afterAutospacing="0"/>
              <w:ind w:left="-24"/>
              <w:jc w:val="center"/>
              <w:rPr>
                <w:rStyle w:val="normaltextrun"/>
                <w:rFonts w:ascii="Segoe UI" w:hAnsi="Segoe UI"/>
                <w:color w:val="000000"/>
                <w:sz w:val="18"/>
                <w:szCs w:val="18"/>
                <w:lang w:val="en-US"/>
              </w:rPr>
            </w:pPr>
            <w:r>
              <w:rPr>
                <w:rStyle w:val="normaltextrun"/>
                <w:rFonts w:ascii="Segoe UI" w:hAnsi="Segoe UI" w:cs="Segoe UI"/>
                <w:color w:val="000000" w:themeColor="text1"/>
                <w:sz w:val="18"/>
                <w:szCs w:val="18"/>
                <w:lang w:val="en-US"/>
              </w:rPr>
              <w:t>C</w:t>
            </w:r>
            <w:proofErr w:type="spellStart"/>
            <w:r w:rsidRPr="00DD748E">
              <w:rPr>
                <w:rStyle w:val="normaltextrun"/>
                <w:rFonts w:ascii="Segoe UI" w:hAnsi="Segoe UI"/>
                <w:color w:val="000000"/>
                <w:sz w:val="18"/>
                <w:szCs w:val="18"/>
                <w:lang w:val="pt-PT"/>
              </w:rPr>
              <w:t>egid</w:t>
            </w:r>
            <w:proofErr w:type="spellEnd"/>
          </w:p>
        </w:tc>
      </w:tr>
      <w:tr w:rsidR="00BA0A64" w14:paraId="5F750A09" w14:textId="77777777" w:rsidTr="4CBB4F67">
        <w:trPr>
          <w:trHeight w:val="258"/>
          <w:jc w:val="center"/>
        </w:trPr>
        <w:tc>
          <w:tcPr>
            <w:tcW w:w="983" w:type="dxa"/>
            <w:shd w:val="clear" w:color="auto" w:fill="F2F2F2" w:themeFill="background1" w:themeFillShade="F2"/>
            <w:vAlign w:val="center"/>
          </w:tcPr>
          <w:p w14:paraId="5F750A01" w14:textId="77777777" w:rsidR="00602FA8" w:rsidRDefault="008B6628">
            <w:pPr>
              <w:spacing w:after="0" w:line="259" w:lineRule="auto"/>
              <w:jc w:val="center"/>
              <w:rPr>
                <w:rFonts w:eastAsiaTheme="minorEastAsia" w:cs="Segoe UI"/>
                <w:b/>
                <w:bCs/>
                <w:sz w:val="18"/>
                <w:szCs w:val="18"/>
              </w:rPr>
            </w:pPr>
            <w:r>
              <w:rPr>
                <w:rFonts w:eastAsiaTheme="minorEastAsia" w:cs="Segoe UI"/>
                <w:b/>
                <w:bCs/>
                <w:sz w:val="18"/>
                <w:szCs w:val="18"/>
                <w:lang w:val="pt-BR"/>
              </w:rPr>
              <w:t>A3</w:t>
            </w:r>
          </w:p>
        </w:tc>
        <w:tc>
          <w:tcPr>
            <w:tcW w:w="3169" w:type="dxa"/>
            <w:shd w:val="clear" w:color="auto" w:fill="F2F2F2" w:themeFill="background1" w:themeFillShade="F2"/>
            <w:vAlign w:val="center"/>
          </w:tcPr>
          <w:p w14:paraId="5F750A02" w14:textId="77777777" w:rsidR="00602FA8" w:rsidRPr="009A40FA" w:rsidRDefault="008B6628" w:rsidP="31A65990">
            <w:pPr>
              <w:spacing w:after="0" w:line="259" w:lineRule="auto"/>
              <w:rPr>
                <w:rFonts w:eastAsiaTheme="minorEastAsia" w:cs="Segoe UI"/>
                <w:b/>
                <w:bCs/>
                <w:sz w:val="18"/>
                <w:szCs w:val="18"/>
                <w:lang w:val="pt-PT"/>
              </w:rPr>
            </w:pPr>
            <w:r w:rsidRPr="31A65990">
              <w:rPr>
                <w:rFonts w:eastAsiaTheme="minorEastAsia" w:cs="Segoe UI"/>
                <w:b/>
                <w:bCs/>
                <w:sz w:val="18"/>
                <w:szCs w:val="18"/>
                <w:lang w:val="pt-BR"/>
              </w:rPr>
              <w:t xml:space="preserve">Baseline de avaliação com os modelos tradicionais </w:t>
            </w:r>
          </w:p>
        </w:tc>
        <w:tc>
          <w:tcPr>
            <w:tcW w:w="6508" w:type="dxa"/>
            <w:shd w:val="clear" w:color="auto" w:fill="FFFFFF" w:themeFill="background1"/>
            <w:vAlign w:val="center"/>
          </w:tcPr>
          <w:p w14:paraId="5F750A03" w14:textId="77777777" w:rsidR="00602FA8" w:rsidRPr="00DD748E" w:rsidRDefault="008B6628" w:rsidP="00DD748E">
            <w:pPr>
              <w:spacing w:after="0" w:line="259" w:lineRule="auto"/>
              <w:jc w:val="both"/>
              <w:rPr>
                <w:rFonts w:eastAsiaTheme="minorEastAsia" w:cs="Segoe UI"/>
                <w:sz w:val="16"/>
                <w:szCs w:val="16"/>
                <w:lang w:val="pt-PT"/>
              </w:rPr>
            </w:pPr>
            <w:r w:rsidRPr="00DD748E">
              <w:rPr>
                <w:rFonts w:eastAsiaTheme="minorEastAsia" w:cs="Segoe UI"/>
                <w:sz w:val="16"/>
                <w:szCs w:val="16"/>
                <w:lang w:val="pt-BR"/>
              </w:rPr>
              <w:t>Criar as baselines de avaliação para os modelos em estudo: XGBoost, CatBoost, LightGBM e Random Forest.</w:t>
            </w:r>
          </w:p>
        </w:tc>
        <w:tc>
          <w:tcPr>
            <w:tcW w:w="1133" w:type="dxa"/>
            <w:shd w:val="clear" w:color="auto" w:fill="FFFFFF" w:themeFill="background1"/>
            <w:vAlign w:val="center"/>
          </w:tcPr>
          <w:p w14:paraId="5F750A04" w14:textId="77777777" w:rsidR="00602FA8" w:rsidRPr="009A40FA" w:rsidRDefault="00602FA8">
            <w:pPr>
              <w:rPr>
                <w:lang w:val="pt-PT"/>
              </w:rPr>
            </w:pPr>
          </w:p>
        </w:tc>
        <w:tc>
          <w:tcPr>
            <w:tcW w:w="534" w:type="dxa"/>
            <w:shd w:val="clear" w:color="auto" w:fill="FFFFFF" w:themeFill="background1"/>
            <w:vAlign w:val="center"/>
          </w:tcPr>
          <w:p w14:paraId="5F750A05" w14:textId="77777777" w:rsidR="00602FA8" w:rsidRPr="009A40FA" w:rsidRDefault="00602FA8">
            <w:pPr>
              <w:rPr>
                <w:lang w:val="pt-PT"/>
              </w:rPr>
            </w:pPr>
          </w:p>
        </w:tc>
        <w:tc>
          <w:tcPr>
            <w:tcW w:w="742" w:type="dxa"/>
            <w:shd w:val="clear" w:color="auto" w:fill="FFFFFF" w:themeFill="background1"/>
            <w:vAlign w:val="center"/>
          </w:tcPr>
          <w:p w14:paraId="5F750A06" w14:textId="3C2898A4" w:rsidR="00602FA8" w:rsidRPr="00310770" w:rsidRDefault="00310770" w:rsidP="00310770">
            <w:pPr>
              <w:pStyle w:val="paragraph"/>
              <w:spacing w:before="0" w:beforeAutospacing="0" w:after="0" w:afterAutospacing="0"/>
              <w:jc w:val="center"/>
              <w:rPr>
                <w:rStyle w:val="normaltextrun"/>
                <w:rFonts w:ascii="Segoe UI" w:hAnsi="Segoe UI"/>
              </w:rPr>
            </w:pPr>
            <w:r w:rsidRPr="00310770">
              <w:rPr>
                <w:rStyle w:val="normaltextrun"/>
                <w:rFonts w:ascii="Segoe UI" w:hAnsi="Segoe UI"/>
                <w:color w:val="000000"/>
                <w:sz w:val="18"/>
                <w:szCs w:val="18"/>
              </w:rPr>
              <w:t>6</w:t>
            </w:r>
            <w:r w:rsidR="008A453D">
              <w:rPr>
                <w:rStyle w:val="normaltextrun"/>
                <w:rFonts w:ascii="Segoe UI" w:hAnsi="Segoe UI"/>
                <w:color w:val="000000"/>
                <w:sz w:val="18"/>
                <w:szCs w:val="18"/>
              </w:rPr>
              <w:t xml:space="preserve"> </w:t>
            </w:r>
            <w:proofErr w:type="spellStart"/>
            <w:r w:rsidR="008A453D" w:rsidRPr="00CA009E">
              <w:rPr>
                <w:rStyle w:val="normaltextrun"/>
                <w:rFonts w:ascii="Segoe UI" w:hAnsi="Segoe UI"/>
                <w:color w:val="000000"/>
                <w:sz w:val="18"/>
                <w:szCs w:val="18"/>
              </w:rPr>
              <w:t>semanas</w:t>
            </w:r>
            <w:proofErr w:type="spellEnd"/>
          </w:p>
        </w:tc>
        <w:tc>
          <w:tcPr>
            <w:tcW w:w="732" w:type="dxa"/>
            <w:vAlign w:val="center"/>
          </w:tcPr>
          <w:p w14:paraId="5F750A08" w14:textId="4B53C3F5" w:rsidR="00602FA8" w:rsidRDefault="008B6628" w:rsidP="00DD748E">
            <w:pPr>
              <w:pStyle w:val="paragraph"/>
              <w:spacing w:before="0" w:beforeAutospacing="0" w:after="0" w:afterAutospacing="0"/>
              <w:ind w:left="-24"/>
              <w:jc w:val="center"/>
            </w:pPr>
            <w:r>
              <w:rPr>
                <w:rStyle w:val="normaltextrun"/>
                <w:rFonts w:ascii="Segoe UI" w:hAnsi="Segoe UI" w:cs="Segoe UI"/>
                <w:color w:val="000000"/>
                <w:sz w:val="18"/>
                <w:szCs w:val="18"/>
                <w:lang w:val="pt-PT"/>
              </w:rPr>
              <w:t>D</w:t>
            </w:r>
            <w:r>
              <w:rPr>
                <w:rStyle w:val="normaltextrun"/>
                <w:rFonts w:ascii="Segoe UI" w:hAnsi="Segoe UI"/>
                <w:color w:val="000000"/>
                <w:sz w:val="18"/>
                <w:szCs w:val="18"/>
                <w:lang w:val="pt-PT"/>
              </w:rPr>
              <w:t>Tx</w:t>
            </w:r>
          </w:p>
        </w:tc>
      </w:tr>
      <w:tr w:rsidR="005D7A31" w14:paraId="5F750A12" w14:textId="77777777" w:rsidTr="4CBB4F67">
        <w:trPr>
          <w:trHeight w:val="57"/>
          <w:jc w:val="center"/>
        </w:trPr>
        <w:tc>
          <w:tcPr>
            <w:tcW w:w="983" w:type="dxa"/>
            <w:shd w:val="clear" w:color="auto" w:fill="F2F2F2" w:themeFill="background1" w:themeFillShade="F2"/>
            <w:vAlign w:val="center"/>
          </w:tcPr>
          <w:p w14:paraId="5F750A0A" w14:textId="6791788D" w:rsidR="00602FA8" w:rsidRDefault="008B6628">
            <w:pPr>
              <w:spacing w:after="0" w:line="259" w:lineRule="auto"/>
              <w:jc w:val="center"/>
              <w:rPr>
                <w:rFonts w:eastAsiaTheme="minorEastAsia" w:cs="Segoe UI"/>
                <w:b/>
                <w:bCs/>
                <w:sz w:val="18"/>
                <w:szCs w:val="18"/>
              </w:rPr>
            </w:pPr>
            <w:r>
              <w:rPr>
                <w:rFonts w:eastAsiaTheme="minorEastAsia" w:cs="Segoe UI"/>
                <w:b/>
                <w:bCs/>
                <w:sz w:val="18"/>
                <w:szCs w:val="18"/>
                <w:lang w:val="pt-BR"/>
              </w:rPr>
              <w:t>A</w:t>
            </w:r>
            <w:r w:rsidR="00866B50">
              <w:rPr>
                <w:rFonts w:eastAsiaTheme="minorEastAsia" w:cs="Segoe UI"/>
                <w:b/>
                <w:bCs/>
                <w:sz w:val="18"/>
                <w:szCs w:val="18"/>
                <w:lang w:val="pt-BR"/>
              </w:rPr>
              <w:t>4</w:t>
            </w:r>
          </w:p>
        </w:tc>
        <w:tc>
          <w:tcPr>
            <w:tcW w:w="3169" w:type="dxa"/>
            <w:shd w:val="clear" w:color="auto" w:fill="F2F2F2" w:themeFill="background1" w:themeFillShade="F2"/>
            <w:vAlign w:val="center"/>
          </w:tcPr>
          <w:p w14:paraId="5F750A0B" w14:textId="1D59B243" w:rsidR="00602FA8" w:rsidRPr="009A40FA" w:rsidRDefault="008B6628" w:rsidP="7EEE55BF">
            <w:pPr>
              <w:spacing w:after="0" w:line="259" w:lineRule="auto"/>
              <w:rPr>
                <w:rFonts w:eastAsiaTheme="minorEastAsia" w:cs="Segoe UI"/>
                <w:b/>
                <w:bCs/>
                <w:sz w:val="18"/>
                <w:szCs w:val="18"/>
                <w:lang w:val="pt-PT"/>
              </w:rPr>
            </w:pPr>
            <w:r w:rsidRPr="7EEE55BF">
              <w:rPr>
                <w:rFonts w:eastAsiaTheme="minorEastAsia" w:cs="Segoe UI"/>
                <w:b/>
                <w:bCs/>
                <w:sz w:val="18"/>
                <w:szCs w:val="18"/>
                <w:lang w:val="pt-PT"/>
              </w:rPr>
              <w:t xml:space="preserve">Pipeline de avaliação comparativa </w:t>
            </w:r>
            <w:r w:rsidRPr="7EEE55BF">
              <w:rPr>
                <w:rFonts w:eastAsiaTheme="minorEastAsia" w:cs="Segoe UI"/>
                <w:b/>
                <w:bCs/>
                <w:sz w:val="18"/>
                <w:szCs w:val="18"/>
                <w:lang w:val="pt-BR"/>
              </w:rPr>
              <w:t>do</w:t>
            </w:r>
            <w:r w:rsidR="0C0168FC" w:rsidRPr="7EEE55BF">
              <w:rPr>
                <w:rFonts w:eastAsiaTheme="minorEastAsia" w:cs="Segoe UI"/>
                <w:b/>
                <w:bCs/>
                <w:sz w:val="18"/>
                <w:szCs w:val="18"/>
                <w:lang w:val="pt-BR"/>
              </w:rPr>
              <w:t>s</w:t>
            </w:r>
            <w:r w:rsidRPr="7EEE55BF">
              <w:rPr>
                <w:rFonts w:eastAsiaTheme="minorEastAsia" w:cs="Segoe UI"/>
                <w:b/>
                <w:bCs/>
                <w:sz w:val="18"/>
                <w:szCs w:val="18"/>
                <w:lang w:val="pt-BR"/>
              </w:rPr>
              <w:t xml:space="preserve"> modelo</w:t>
            </w:r>
            <w:r w:rsidR="32EED082" w:rsidRPr="7EEE55BF">
              <w:rPr>
                <w:rFonts w:eastAsiaTheme="minorEastAsia" w:cs="Segoe UI"/>
                <w:b/>
                <w:bCs/>
                <w:sz w:val="18"/>
                <w:szCs w:val="18"/>
                <w:lang w:val="pt-BR"/>
              </w:rPr>
              <w:t>s</w:t>
            </w:r>
            <w:r w:rsidRPr="7EEE55BF">
              <w:rPr>
                <w:rFonts w:eastAsiaTheme="minorEastAsia" w:cs="Segoe UI"/>
                <w:b/>
                <w:bCs/>
                <w:sz w:val="18"/>
                <w:szCs w:val="18"/>
                <w:lang w:val="pt-BR"/>
              </w:rPr>
              <w:t xml:space="preserve"> OPC UA - Protocolo Industrial de Comunicação</w:t>
            </w:r>
            <w:r w:rsidR="457D9F40" w:rsidRPr="7EEE55BF">
              <w:rPr>
                <w:rFonts w:eastAsiaTheme="minorEastAsia" w:cs="Segoe UI"/>
                <w:b/>
                <w:bCs/>
                <w:sz w:val="18"/>
                <w:szCs w:val="18"/>
                <w:lang w:val="pt-BR"/>
              </w:rPr>
              <w:t>, Python Framework para Dados Históricos v2.5</w:t>
            </w:r>
            <w:r w:rsidR="0B4D4EB0" w:rsidRPr="7EEE55BF">
              <w:rPr>
                <w:rFonts w:eastAsiaTheme="minorEastAsia" w:cs="Segoe UI"/>
                <w:b/>
                <w:bCs/>
                <w:sz w:val="18"/>
                <w:szCs w:val="18"/>
                <w:lang w:val="pt-BR"/>
              </w:rPr>
              <w:t xml:space="preserve"> e Dashboard Offline com Interface de Linha de Comando v2</w:t>
            </w:r>
            <w:r w:rsidR="0B4D4EB0" w:rsidRPr="7EEE55BF">
              <w:rPr>
                <w:rFonts w:eastAsiaTheme="minorEastAsia" w:cs="Segoe UI"/>
                <w:b/>
                <w:bCs/>
                <w:sz w:val="18"/>
                <w:szCs w:val="18"/>
                <w:lang w:val="pt-PT"/>
              </w:rPr>
              <w:t xml:space="preserve"> </w:t>
            </w:r>
            <w:r w:rsidRPr="7EEE55BF">
              <w:rPr>
                <w:rFonts w:eastAsiaTheme="minorEastAsia" w:cs="Segoe UI"/>
                <w:b/>
                <w:bCs/>
                <w:sz w:val="18"/>
                <w:szCs w:val="18"/>
                <w:lang w:val="pt-PT"/>
              </w:rPr>
              <w:t>c</w:t>
            </w:r>
            <w:r w:rsidRPr="7EEE55BF">
              <w:rPr>
                <w:rFonts w:eastAsiaTheme="minorEastAsia" w:cs="Segoe UI"/>
                <w:b/>
                <w:bCs/>
                <w:sz w:val="18"/>
                <w:szCs w:val="18"/>
                <w:lang w:val="pt-BR"/>
              </w:rPr>
              <w:t>om a baseline</w:t>
            </w:r>
          </w:p>
        </w:tc>
        <w:tc>
          <w:tcPr>
            <w:tcW w:w="6508" w:type="dxa"/>
            <w:vAlign w:val="center"/>
          </w:tcPr>
          <w:p w14:paraId="5F750A0C" w14:textId="4C93DCE0" w:rsidR="00602FA8" w:rsidRPr="00DD748E" w:rsidRDefault="008B6628" w:rsidP="4CBB4F67">
            <w:pPr>
              <w:spacing w:after="0" w:line="259" w:lineRule="auto"/>
              <w:jc w:val="both"/>
              <w:rPr>
                <w:rFonts w:eastAsiaTheme="minorEastAsia" w:cs="Segoe UI"/>
                <w:sz w:val="16"/>
                <w:szCs w:val="16"/>
                <w:lang w:val="pt-PT"/>
              </w:rPr>
            </w:pPr>
            <w:r w:rsidRPr="4CBB4F67">
              <w:rPr>
                <w:rFonts w:eastAsiaTheme="minorEastAsia" w:cs="Segoe UI"/>
                <w:sz w:val="16"/>
                <w:szCs w:val="16"/>
                <w:lang w:val="pt-PT"/>
              </w:rPr>
              <w:t xml:space="preserve">Fornecer evidência quantitativa para suportar a decisão de investimento </w:t>
            </w:r>
            <w:r w:rsidRPr="4CBB4F67">
              <w:rPr>
                <w:rFonts w:eastAsiaTheme="minorEastAsia" w:cs="Segoe UI"/>
                <w:sz w:val="16"/>
                <w:szCs w:val="16"/>
                <w:lang w:val="pt-BR"/>
              </w:rPr>
              <w:t>no</w:t>
            </w:r>
            <w:r w:rsidR="7FAB34BB" w:rsidRPr="4CBB4F67">
              <w:rPr>
                <w:rFonts w:eastAsiaTheme="minorEastAsia" w:cs="Segoe UI"/>
                <w:sz w:val="16"/>
                <w:szCs w:val="16"/>
                <w:lang w:val="pt-BR"/>
              </w:rPr>
              <w:t>s</w:t>
            </w:r>
            <w:r w:rsidRPr="4CBB4F67">
              <w:rPr>
                <w:rFonts w:eastAsiaTheme="minorEastAsia" w:cs="Segoe UI"/>
                <w:sz w:val="16"/>
                <w:szCs w:val="16"/>
                <w:lang w:val="pt-BR"/>
              </w:rPr>
              <w:t xml:space="preserve"> modelo</w:t>
            </w:r>
            <w:r w:rsidR="394984C6" w:rsidRPr="4CBB4F67">
              <w:rPr>
                <w:rFonts w:eastAsiaTheme="minorEastAsia" w:cs="Segoe UI"/>
                <w:sz w:val="16"/>
                <w:szCs w:val="16"/>
                <w:lang w:val="pt-BR"/>
              </w:rPr>
              <w:t>s</w:t>
            </w:r>
            <w:r w:rsidRPr="4CBB4F67">
              <w:rPr>
                <w:rFonts w:eastAsiaTheme="minorEastAsia" w:cs="Segoe UI"/>
                <w:sz w:val="16"/>
                <w:szCs w:val="16"/>
                <w:lang w:val="pt-BR"/>
              </w:rPr>
              <w:t xml:space="preserve"> OPC UA - Protocolo Industrial de Comunicação</w:t>
            </w:r>
            <w:r w:rsidR="2C7F9E76" w:rsidRPr="4CBB4F67">
              <w:rPr>
                <w:rFonts w:eastAsiaTheme="minorEastAsia" w:cs="Segoe UI"/>
                <w:sz w:val="16"/>
                <w:szCs w:val="16"/>
                <w:lang w:val="pt-BR"/>
              </w:rPr>
              <w:t>, Python Framework para Dados Históricos v2.5 e Dashboard Offline com Interface de Linha de Comando v2</w:t>
            </w:r>
            <w:r w:rsidRPr="4CBB4F67">
              <w:rPr>
                <w:rFonts w:eastAsiaTheme="minorEastAsia" w:cs="Segoe UI"/>
                <w:sz w:val="16"/>
                <w:szCs w:val="16"/>
                <w:lang w:val="pt-BR"/>
              </w:rPr>
              <w:t xml:space="preserve"> em análise</w:t>
            </w:r>
            <w:r w:rsidRPr="4CBB4F67">
              <w:rPr>
                <w:rFonts w:eastAsiaTheme="minorEastAsia" w:cs="Segoe UI"/>
                <w:sz w:val="16"/>
                <w:szCs w:val="16"/>
                <w:lang w:val="pt-PT"/>
              </w:rPr>
              <w:t>, comparando desempenho, custo computacional e facilidade de implementação</w:t>
            </w:r>
            <w:r w:rsidR="1B4657EE" w:rsidRPr="4CBB4F67">
              <w:rPr>
                <w:rFonts w:eastAsiaTheme="minorEastAsia" w:cs="Segoe UI"/>
                <w:sz w:val="16"/>
                <w:szCs w:val="16"/>
                <w:lang w:val="pt-PT"/>
              </w:rPr>
              <w:t>.</w:t>
            </w:r>
          </w:p>
        </w:tc>
        <w:tc>
          <w:tcPr>
            <w:tcW w:w="1133" w:type="dxa"/>
            <w:vAlign w:val="center"/>
          </w:tcPr>
          <w:p w14:paraId="5F750A0D" w14:textId="77777777" w:rsidR="00602FA8" w:rsidRPr="009A40FA" w:rsidRDefault="00602FA8">
            <w:pPr>
              <w:rPr>
                <w:lang w:val="pt-PT"/>
              </w:rPr>
            </w:pPr>
          </w:p>
        </w:tc>
        <w:tc>
          <w:tcPr>
            <w:tcW w:w="534" w:type="dxa"/>
            <w:vAlign w:val="center"/>
          </w:tcPr>
          <w:p w14:paraId="5F750A0E" w14:textId="77777777" w:rsidR="00602FA8" w:rsidRPr="009A40FA" w:rsidRDefault="00602FA8">
            <w:pPr>
              <w:rPr>
                <w:lang w:val="pt-PT"/>
              </w:rPr>
            </w:pPr>
          </w:p>
        </w:tc>
        <w:tc>
          <w:tcPr>
            <w:tcW w:w="742" w:type="dxa"/>
            <w:vAlign w:val="center"/>
          </w:tcPr>
          <w:p w14:paraId="5F750A0F" w14:textId="76B10510" w:rsidR="00602FA8" w:rsidRPr="00310770" w:rsidRDefault="00310770" w:rsidP="00310770">
            <w:pPr>
              <w:pStyle w:val="paragraph"/>
              <w:spacing w:before="0" w:beforeAutospacing="0" w:after="0" w:afterAutospacing="0"/>
              <w:jc w:val="center"/>
              <w:rPr>
                <w:rStyle w:val="normaltextrun"/>
                <w:rFonts w:ascii="Segoe UI" w:hAnsi="Segoe UI"/>
                <w:color w:val="000000"/>
                <w:sz w:val="18"/>
                <w:szCs w:val="18"/>
              </w:rPr>
            </w:pPr>
            <w:r w:rsidRPr="00310770">
              <w:rPr>
                <w:rStyle w:val="normaltextrun"/>
                <w:rFonts w:ascii="Segoe UI" w:hAnsi="Segoe UI"/>
                <w:color w:val="000000"/>
                <w:sz w:val="18"/>
                <w:szCs w:val="18"/>
              </w:rPr>
              <w:t>14</w:t>
            </w:r>
            <w:r w:rsidR="008A453D">
              <w:rPr>
                <w:rStyle w:val="normaltextrun"/>
                <w:rFonts w:ascii="Segoe UI" w:hAnsi="Segoe UI"/>
                <w:color w:val="000000"/>
                <w:sz w:val="18"/>
                <w:szCs w:val="18"/>
              </w:rPr>
              <w:t xml:space="preserve"> </w:t>
            </w:r>
            <w:proofErr w:type="spellStart"/>
            <w:r w:rsidR="008A453D" w:rsidRPr="00CA009E">
              <w:rPr>
                <w:rStyle w:val="normaltextrun"/>
                <w:rFonts w:ascii="Segoe UI" w:hAnsi="Segoe UI"/>
                <w:color w:val="000000"/>
                <w:sz w:val="18"/>
                <w:szCs w:val="18"/>
              </w:rPr>
              <w:t>semanas</w:t>
            </w:r>
            <w:proofErr w:type="spellEnd"/>
          </w:p>
        </w:tc>
        <w:tc>
          <w:tcPr>
            <w:tcW w:w="732" w:type="dxa"/>
            <w:vAlign w:val="center"/>
          </w:tcPr>
          <w:p w14:paraId="5F750A11" w14:textId="0BA6E00A" w:rsidR="00602FA8" w:rsidRDefault="008B6628" w:rsidP="00DD748E">
            <w:pPr>
              <w:pStyle w:val="paragraph"/>
              <w:spacing w:before="0" w:beforeAutospacing="0" w:after="0" w:afterAutospacing="0"/>
              <w:ind w:left="-24"/>
              <w:jc w:val="center"/>
              <w:rPr>
                <w:rStyle w:val="normaltextrun"/>
                <w:rFonts w:cs="Segoe UI"/>
                <w:color w:val="000000"/>
                <w:sz w:val="18"/>
                <w:szCs w:val="18"/>
                <w:lang w:val="pt-PT"/>
              </w:rPr>
            </w:pPr>
            <w:r>
              <w:rPr>
                <w:rStyle w:val="normaltextrun"/>
                <w:rFonts w:ascii="Segoe UI" w:hAnsi="Segoe UI" w:cs="Segoe UI"/>
                <w:color w:val="000000"/>
                <w:sz w:val="18"/>
                <w:szCs w:val="18"/>
                <w:lang w:val="pt-PT"/>
              </w:rPr>
              <w:t>D</w:t>
            </w:r>
            <w:r>
              <w:rPr>
                <w:rStyle w:val="normaltextrun"/>
                <w:rFonts w:ascii="Segoe UI" w:hAnsi="Segoe UI"/>
                <w:color w:val="000000"/>
                <w:sz w:val="18"/>
                <w:szCs w:val="18"/>
                <w:lang w:val="pt-PT"/>
              </w:rPr>
              <w:t>Tx</w:t>
            </w:r>
          </w:p>
        </w:tc>
      </w:tr>
      <w:tr w:rsidR="00597AA4" w:rsidRPr="00597AA4" w14:paraId="67750CDD" w14:textId="77777777" w:rsidTr="4CBB4F67">
        <w:trPr>
          <w:trHeight w:val="281"/>
          <w:jc w:val="center"/>
        </w:trPr>
        <w:tc>
          <w:tcPr>
            <w:tcW w:w="983" w:type="dxa"/>
            <w:shd w:val="clear" w:color="auto" w:fill="F2F2F2" w:themeFill="background1" w:themeFillShade="F2"/>
            <w:vAlign w:val="center"/>
          </w:tcPr>
          <w:p w14:paraId="353E57C9" w14:textId="59CB5151" w:rsidR="00F84939" w:rsidRDefault="2ECA8B7E" w:rsidP="7EEE55BF">
            <w:pPr>
              <w:spacing w:after="0" w:line="259" w:lineRule="auto"/>
              <w:jc w:val="center"/>
              <w:rPr>
                <w:rFonts w:eastAsiaTheme="minorEastAsia" w:cs="Segoe UI"/>
                <w:b/>
                <w:bCs/>
                <w:sz w:val="18"/>
                <w:szCs w:val="18"/>
                <w:lang w:val="pt-BR"/>
              </w:rPr>
            </w:pPr>
            <w:r w:rsidRPr="7EEE55BF">
              <w:rPr>
                <w:rFonts w:eastAsiaTheme="minorEastAsia" w:cs="Segoe UI"/>
                <w:b/>
                <w:bCs/>
                <w:sz w:val="18"/>
                <w:szCs w:val="18"/>
                <w:lang w:val="pt-BR"/>
              </w:rPr>
              <w:t>A</w:t>
            </w:r>
            <w:r w:rsidR="47651309" w:rsidRPr="7EEE55BF">
              <w:rPr>
                <w:rFonts w:eastAsiaTheme="minorEastAsia" w:cs="Segoe UI"/>
                <w:b/>
                <w:bCs/>
                <w:sz w:val="18"/>
                <w:szCs w:val="18"/>
                <w:lang w:val="pt-BR"/>
              </w:rPr>
              <w:t>5</w:t>
            </w:r>
          </w:p>
        </w:tc>
        <w:tc>
          <w:tcPr>
            <w:tcW w:w="3169" w:type="dxa"/>
            <w:shd w:val="clear" w:color="auto" w:fill="F2F2F2" w:themeFill="background1" w:themeFillShade="F2"/>
            <w:vAlign w:val="center"/>
          </w:tcPr>
          <w:p w14:paraId="33BA7E94" w14:textId="2FDC7963" w:rsidR="00F84939" w:rsidRPr="009A40FA" w:rsidRDefault="322B31EB" w:rsidP="31A65990">
            <w:pPr>
              <w:spacing w:after="0" w:line="259" w:lineRule="auto"/>
              <w:rPr>
                <w:rFonts w:eastAsiaTheme="minorEastAsia" w:cs="Segoe UI"/>
                <w:b/>
                <w:bCs/>
                <w:sz w:val="18"/>
                <w:szCs w:val="18"/>
                <w:lang w:val="pt-PT"/>
              </w:rPr>
            </w:pPr>
            <w:r w:rsidRPr="31A65990">
              <w:rPr>
                <w:rFonts w:eastAsiaTheme="minorEastAsia" w:cs="Segoe UI"/>
                <w:b/>
                <w:bCs/>
                <w:sz w:val="18"/>
                <w:szCs w:val="18"/>
                <w:lang w:val="pt-PT"/>
              </w:rPr>
              <w:t>Transferência de Conhecimento (Documentação) e Disseminação</w:t>
            </w:r>
          </w:p>
        </w:tc>
        <w:tc>
          <w:tcPr>
            <w:tcW w:w="6508" w:type="dxa"/>
            <w:vAlign w:val="center"/>
          </w:tcPr>
          <w:p w14:paraId="1496D553" w14:textId="19660394" w:rsidR="00F84939" w:rsidRPr="00DD748E" w:rsidRDefault="00157E4B" w:rsidP="00DD748E">
            <w:pPr>
              <w:spacing w:after="0" w:line="259" w:lineRule="auto"/>
              <w:jc w:val="both"/>
              <w:rPr>
                <w:rFonts w:eastAsiaTheme="minorEastAsia" w:cs="Segoe UI"/>
                <w:sz w:val="16"/>
                <w:szCs w:val="16"/>
                <w:lang w:val="pt-PT"/>
              </w:rPr>
            </w:pPr>
            <w:r w:rsidRPr="00DD748E">
              <w:rPr>
                <w:rFonts w:eastAsiaTheme="minorEastAsia" w:cs="Segoe UI"/>
                <w:sz w:val="16"/>
                <w:szCs w:val="16"/>
                <w:lang w:val="pt-PT"/>
              </w:rPr>
              <w:t xml:space="preserve">Garantir a transição bem-sucedida da tecnologia do DTx para </w:t>
            </w:r>
            <w:r w:rsidR="002E300A">
              <w:rPr>
                <w:rFonts w:eastAsiaTheme="minorEastAsia" w:cs="Segoe UI"/>
                <w:sz w:val="16"/>
                <w:szCs w:val="16"/>
                <w:lang w:val="pt-PT"/>
              </w:rPr>
              <w:t xml:space="preserve">a </w:t>
            </w:r>
            <w:proofErr w:type="spellStart"/>
            <w:r w:rsidR="002E300A">
              <w:rPr>
                <w:rFonts w:eastAsiaTheme="minorEastAsia" w:cs="Segoe UI"/>
                <w:sz w:val="16"/>
                <w:szCs w:val="16"/>
                <w:lang w:val="pt-PT"/>
              </w:rPr>
              <w:t>INCM</w:t>
            </w:r>
            <w:proofErr w:type="spellEnd"/>
            <w:r w:rsidRPr="00DD748E">
              <w:rPr>
                <w:rFonts w:eastAsiaTheme="minorEastAsia" w:cs="Segoe UI"/>
                <w:sz w:val="16"/>
                <w:szCs w:val="16"/>
                <w:lang w:val="pt-PT"/>
              </w:rPr>
              <w:t xml:space="preserve"> através de demonstração e fornecendo toda a documentação necessária para permitir a replicação, otimização e desenvolvimento adicional do protótipo fornecido. </w:t>
            </w:r>
            <w:r w:rsidR="00C1605F">
              <w:rPr>
                <w:rFonts w:eastAsiaTheme="minorEastAsia" w:cs="Segoe UI"/>
                <w:sz w:val="16"/>
                <w:szCs w:val="16"/>
                <w:lang w:val="pt-PT"/>
              </w:rPr>
              <w:t xml:space="preserve">Disseminação </w:t>
            </w:r>
            <w:r w:rsidR="00FF3ADB">
              <w:rPr>
                <w:rFonts w:eastAsiaTheme="minorEastAsia" w:cs="Segoe UI"/>
                <w:sz w:val="16"/>
                <w:szCs w:val="16"/>
                <w:lang w:val="pt-PT"/>
              </w:rPr>
              <w:t xml:space="preserve">dos resultados do projeto através da publicação de um </w:t>
            </w:r>
            <w:r w:rsidR="00B51B29">
              <w:rPr>
                <w:rFonts w:eastAsiaTheme="minorEastAsia" w:cs="Segoe UI"/>
                <w:sz w:val="16"/>
                <w:szCs w:val="16"/>
                <w:lang w:val="pt-PT"/>
              </w:rPr>
              <w:t xml:space="preserve">artigo científico. </w:t>
            </w:r>
            <w:r w:rsidRPr="00DD748E">
              <w:rPr>
                <w:rFonts w:eastAsiaTheme="minorEastAsia" w:cs="Segoe UI"/>
                <w:sz w:val="16"/>
                <w:szCs w:val="16"/>
                <w:lang w:val="pt-PT"/>
              </w:rPr>
              <w:t>Esta tarefa também faz referência ao Plano de Transição de Tecnologia</w:t>
            </w:r>
            <w:r w:rsidR="00FD73A6">
              <w:rPr>
                <w:rFonts w:eastAsiaTheme="minorEastAsia" w:cs="Segoe UI"/>
                <w:sz w:val="16"/>
                <w:szCs w:val="16"/>
                <w:lang w:val="pt-PT"/>
              </w:rPr>
              <w:t>.</w:t>
            </w:r>
          </w:p>
        </w:tc>
        <w:tc>
          <w:tcPr>
            <w:tcW w:w="1133" w:type="dxa"/>
            <w:vAlign w:val="center"/>
          </w:tcPr>
          <w:p w14:paraId="798297A8" w14:textId="77777777" w:rsidR="00F84939" w:rsidRPr="009A40FA" w:rsidRDefault="00F84939">
            <w:pPr>
              <w:rPr>
                <w:lang w:val="pt-PT"/>
              </w:rPr>
            </w:pPr>
          </w:p>
        </w:tc>
        <w:tc>
          <w:tcPr>
            <w:tcW w:w="534" w:type="dxa"/>
            <w:vAlign w:val="center"/>
          </w:tcPr>
          <w:p w14:paraId="22010550" w14:textId="77777777" w:rsidR="00F84939" w:rsidRPr="009A40FA" w:rsidRDefault="00F84939">
            <w:pPr>
              <w:rPr>
                <w:lang w:val="pt-PT"/>
              </w:rPr>
            </w:pPr>
          </w:p>
        </w:tc>
        <w:tc>
          <w:tcPr>
            <w:tcW w:w="742" w:type="dxa"/>
            <w:vAlign w:val="center"/>
          </w:tcPr>
          <w:p w14:paraId="1C359C84" w14:textId="568E3994" w:rsidR="00F84939" w:rsidRPr="00310770" w:rsidRDefault="00CE31AF" w:rsidP="00310770">
            <w:pPr>
              <w:pStyle w:val="paragraph"/>
              <w:spacing w:before="0" w:beforeAutospacing="0" w:after="0" w:afterAutospacing="0"/>
              <w:jc w:val="center"/>
              <w:rPr>
                <w:rStyle w:val="normaltextrun"/>
                <w:rFonts w:ascii="Segoe UI" w:hAnsi="Segoe UI"/>
                <w:color w:val="000000"/>
                <w:sz w:val="18"/>
                <w:szCs w:val="18"/>
              </w:rPr>
            </w:pPr>
            <w:r>
              <w:rPr>
                <w:rStyle w:val="normaltextrun"/>
                <w:rFonts w:ascii="Segoe UI" w:hAnsi="Segoe UI"/>
                <w:color w:val="000000"/>
                <w:sz w:val="18"/>
                <w:szCs w:val="18"/>
              </w:rPr>
              <w:t>9</w:t>
            </w:r>
            <w:r w:rsidR="008A453D">
              <w:rPr>
                <w:rStyle w:val="normaltextrun"/>
                <w:rFonts w:ascii="Segoe UI" w:hAnsi="Segoe UI"/>
                <w:color w:val="000000"/>
                <w:sz w:val="18"/>
                <w:szCs w:val="18"/>
              </w:rPr>
              <w:t xml:space="preserve"> </w:t>
            </w:r>
            <w:proofErr w:type="spellStart"/>
            <w:r w:rsidR="008A453D" w:rsidRPr="00CA009E">
              <w:rPr>
                <w:rStyle w:val="normaltextrun"/>
                <w:rFonts w:ascii="Segoe UI" w:hAnsi="Segoe UI"/>
                <w:color w:val="000000"/>
                <w:sz w:val="18"/>
                <w:szCs w:val="18"/>
              </w:rPr>
              <w:t>semanas</w:t>
            </w:r>
            <w:proofErr w:type="spellEnd"/>
          </w:p>
        </w:tc>
        <w:tc>
          <w:tcPr>
            <w:tcW w:w="732" w:type="dxa"/>
            <w:vAlign w:val="center"/>
          </w:tcPr>
          <w:p w14:paraId="4FC22E3F" w14:textId="22892D29" w:rsidR="00F84939" w:rsidRDefault="00FD73A6" w:rsidP="004A37C1">
            <w:pPr>
              <w:pStyle w:val="paragraph"/>
              <w:spacing w:before="0" w:beforeAutospacing="0" w:after="0" w:afterAutospacing="0"/>
              <w:ind w:left="-24"/>
              <w:jc w:val="center"/>
              <w:rPr>
                <w:rStyle w:val="normaltextrun"/>
                <w:rFonts w:ascii="Segoe UI" w:hAnsi="Segoe UI" w:cs="Segoe UI"/>
                <w:color w:val="000000"/>
                <w:sz w:val="18"/>
                <w:szCs w:val="18"/>
                <w:lang w:val="pt-PT"/>
              </w:rPr>
            </w:pPr>
            <w:r>
              <w:rPr>
                <w:rStyle w:val="normaltextrun"/>
                <w:rFonts w:ascii="Segoe UI" w:hAnsi="Segoe UI" w:cs="Segoe UI"/>
                <w:color w:val="000000"/>
                <w:sz w:val="18"/>
                <w:szCs w:val="18"/>
                <w:lang w:val="pt-PT"/>
              </w:rPr>
              <w:t>D</w:t>
            </w:r>
            <w:r>
              <w:rPr>
                <w:rStyle w:val="normaltextrun"/>
                <w:rFonts w:ascii="Segoe UI" w:hAnsi="Segoe UI"/>
                <w:color w:val="000000"/>
                <w:sz w:val="18"/>
                <w:szCs w:val="18"/>
                <w:lang w:val="pt-PT"/>
              </w:rPr>
              <w:t>Tx</w:t>
            </w:r>
          </w:p>
        </w:tc>
      </w:tr>
    </w:tbl>
    <w:p w14:paraId="5F750A25" w14:textId="77777777" w:rsidR="00602FA8" w:rsidRDefault="00602FA8">
      <w:pPr>
        <w:rPr>
          <w:rFonts w:eastAsia="Verdana" w:cs="Segoe UI"/>
          <w:b/>
          <w:sz w:val="18"/>
          <w:szCs w:val="18"/>
          <w:lang w:val="pt-PT"/>
        </w:rPr>
      </w:pPr>
    </w:p>
    <w:p w14:paraId="5F750A26" w14:textId="77777777" w:rsidR="00602FA8" w:rsidRDefault="008B6628">
      <w:pPr>
        <w:pStyle w:val="Heading2"/>
        <w:numPr>
          <w:ilvl w:val="1"/>
          <w:numId w:val="3"/>
        </w:numPr>
        <w:ind w:left="709"/>
        <w:rPr>
          <w:color w:val="002060"/>
          <w:sz w:val="22"/>
          <w:szCs w:val="22"/>
          <w:lang w:val="pt-PT"/>
        </w:rPr>
      </w:pPr>
      <w:r>
        <w:rPr>
          <w:color w:val="002060"/>
          <w:sz w:val="22"/>
          <w:szCs w:val="22"/>
          <w:lang w:val="pt-PT"/>
        </w:rPr>
        <w:t xml:space="preserve">Entregáveis </w:t>
      </w:r>
      <w:r>
        <w:rPr>
          <w:b w:val="0"/>
          <w:bCs/>
          <w:color w:val="002060"/>
          <w:sz w:val="22"/>
          <w:szCs w:val="22"/>
          <w:lang w:val="pt-PT"/>
        </w:rPr>
        <w:t>(relatórios técnicos do trabalho realizado)</w:t>
      </w:r>
      <w:bookmarkEnd w:id="15"/>
    </w:p>
    <w:tbl>
      <w:tblPr>
        <w:tblpPr w:leftFromText="180" w:rightFromText="180" w:vertAnchor="text" w:horzAnchor="margin" w:tblpY="65"/>
        <w:tblW w:w="13787"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00" w:firstRow="0" w:lastRow="0" w:firstColumn="0" w:lastColumn="0" w:noHBand="0" w:noVBand="1"/>
      </w:tblPr>
      <w:tblGrid>
        <w:gridCol w:w="611"/>
        <w:gridCol w:w="2749"/>
        <w:gridCol w:w="5603"/>
        <w:gridCol w:w="934"/>
        <w:gridCol w:w="1181"/>
        <w:gridCol w:w="1405"/>
        <w:gridCol w:w="1304"/>
      </w:tblGrid>
      <w:tr w:rsidR="00602FA8" w14:paraId="5F750A2E" w14:textId="77777777" w:rsidTr="7EEE55BF">
        <w:trPr>
          <w:trHeight w:val="173"/>
          <w:tblHeader/>
        </w:trPr>
        <w:tc>
          <w:tcPr>
            <w:tcW w:w="615" w:type="dxa"/>
            <w:shd w:val="clear" w:color="auto" w:fill="E7E6E6" w:themeFill="background2"/>
            <w:vAlign w:val="center"/>
          </w:tcPr>
          <w:p w14:paraId="5F750A27" w14:textId="77777777" w:rsidR="00602FA8" w:rsidRDefault="008B6628" w:rsidP="007B7B63">
            <w:pPr>
              <w:spacing w:after="0"/>
              <w:jc w:val="center"/>
              <w:rPr>
                <w:rFonts w:eastAsia="Verdana" w:cs="Segoe UI"/>
                <w:b/>
                <w:sz w:val="18"/>
                <w:szCs w:val="18"/>
              </w:rPr>
            </w:pPr>
            <w:r>
              <w:rPr>
                <w:rFonts w:eastAsia="Verdana" w:cs="Segoe UI"/>
                <w:b/>
                <w:sz w:val="18"/>
                <w:szCs w:val="18"/>
              </w:rPr>
              <w:t>ID</w:t>
            </w:r>
          </w:p>
        </w:tc>
        <w:tc>
          <w:tcPr>
            <w:tcW w:w="2782" w:type="dxa"/>
            <w:shd w:val="clear" w:color="auto" w:fill="E7E6E6" w:themeFill="background2"/>
            <w:vAlign w:val="center"/>
          </w:tcPr>
          <w:p w14:paraId="5F750A28" w14:textId="77777777" w:rsidR="00602FA8" w:rsidRDefault="008B6628">
            <w:pPr>
              <w:spacing w:after="0"/>
              <w:jc w:val="center"/>
              <w:rPr>
                <w:rFonts w:eastAsia="Verdana" w:cs="Segoe UI"/>
                <w:b/>
                <w:sz w:val="18"/>
                <w:szCs w:val="18"/>
              </w:rPr>
            </w:pPr>
            <w:proofErr w:type="spellStart"/>
            <w:r>
              <w:rPr>
                <w:rFonts w:eastAsia="Verdana" w:cs="Segoe UI"/>
                <w:b/>
                <w:sz w:val="18"/>
                <w:szCs w:val="18"/>
                <w:lang w:val="en-US"/>
              </w:rPr>
              <w:t>Designação</w:t>
            </w:r>
            <w:proofErr w:type="spellEnd"/>
          </w:p>
        </w:tc>
        <w:tc>
          <w:tcPr>
            <w:tcW w:w="5697" w:type="dxa"/>
            <w:shd w:val="clear" w:color="auto" w:fill="E7E6E6" w:themeFill="background2"/>
            <w:vAlign w:val="center"/>
          </w:tcPr>
          <w:p w14:paraId="5F750A29"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Descrição</w:t>
            </w:r>
            <w:proofErr w:type="spellEnd"/>
          </w:p>
        </w:tc>
        <w:tc>
          <w:tcPr>
            <w:tcW w:w="934" w:type="dxa"/>
            <w:shd w:val="clear" w:color="auto" w:fill="E7E6E6" w:themeFill="background2"/>
            <w:vAlign w:val="center"/>
          </w:tcPr>
          <w:p w14:paraId="5F750A2A" w14:textId="77777777" w:rsidR="00602FA8" w:rsidRDefault="008B6628">
            <w:pPr>
              <w:spacing w:after="0"/>
              <w:rPr>
                <w:rFonts w:eastAsia="Verdana" w:cs="Segoe UI"/>
                <w:b/>
                <w:sz w:val="18"/>
                <w:szCs w:val="18"/>
                <w:lang w:val="en-US"/>
              </w:rPr>
            </w:pPr>
            <w:proofErr w:type="spellStart"/>
            <w:r>
              <w:rPr>
                <w:rFonts w:eastAsia="Verdana" w:cs="Segoe UI"/>
                <w:b/>
                <w:sz w:val="18"/>
                <w:szCs w:val="18"/>
                <w:lang w:val="en-US"/>
              </w:rPr>
              <w:t>Formato</w:t>
            </w:r>
            <w:proofErr w:type="spellEnd"/>
          </w:p>
        </w:tc>
        <w:tc>
          <w:tcPr>
            <w:tcW w:w="1187" w:type="dxa"/>
            <w:shd w:val="clear" w:color="auto" w:fill="E7E6E6" w:themeFill="background2"/>
            <w:vAlign w:val="center"/>
          </w:tcPr>
          <w:p w14:paraId="5F750A2B"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Método</w:t>
            </w:r>
            <w:proofErr w:type="spellEnd"/>
            <w:r>
              <w:rPr>
                <w:rFonts w:eastAsia="Verdana" w:cs="Segoe UI"/>
                <w:b/>
                <w:sz w:val="18"/>
                <w:szCs w:val="18"/>
                <w:lang w:val="en-US"/>
              </w:rPr>
              <w:t xml:space="preserve"> de </w:t>
            </w:r>
            <w:proofErr w:type="spellStart"/>
            <w:r>
              <w:rPr>
                <w:rFonts w:eastAsia="Verdana" w:cs="Segoe UI"/>
                <w:b/>
                <w:sz w:val="18"/>
                <w:szCs w:val="18"/>
                <w:lang w:val="en-US"/>
              </w:rPr>
              <w:t>Entrega</w:t>
            </w:r>
            <w:proofErr w:type="spellEnd"/>
          </w:p>
        </w:tc>
        <w:tc>
          <w:tcPr>
            <w:tcW w:w="1267" w:type="dxa"/>
            <w:shd w:val="clear" w:color="auto" w:fill="E7E6E6" w:themeFill="background2"/>
            <w:vAlign w:val="center"/>
          </w:tcPr>
          <w:p w14:paraId="5F750A2C" w14:textId="77777777" w:rsidR="00602FA8" w:rsidRDefault="008B6628">
            <w:pPr>
              <w:spacing w:after="0"/>
              <w:jc w:val="center"/>
              <w:rPr>
                <w:rFonts w:eastAsia="Verdana" w:cs="Segoe UI"/>
                <w:b/>
                <w:sz w:val="18"/>
                <w:szCs w:val="18"/>
                <w:lang w:val="en-US"/>
              </w:rPr>
            </w:pPr>
            <w:commentRangeStart w:id="17"/>
            <w:r>
              <w:rPr>
                <w:rFonts w:eastAsia="Verdana" w:cs="Segoe UI"/>
                <w:b/>
                <w:sz w:val="18"/>
                <w:szCs w:val="18"/>
                <w:lang w:val="en-US"/>
              </w:rPr>
              <w:t xml:space="preserve">Data de </w:t>
            </w:r>
            <w:proofErr w:type="spellStart"/>
            <w:r>
              <w:rPr>
                <w:rFonts w:eastAsia="Verdana" w:cs="Segoe UI"/>
                <w:b/>
                <w:sz w:val="18"/>
                <w:szCs w:val="18"/>
                <w:lang w:val="en-US"/>
              </w:rPr>
              <w:t>Entrega</w:t>
            </w:r>
            <w:commentRangeEnd w:id="17"/>
            <w:proofErr w:type="spellEnd"/>
            <w:r w:rsidR="00D3641E">
              <w:rPr>
                <w:rStyle w:val="CommentReference"/>
                <w:rFonts w:eastAsia="Verdana" w:cs="Segoe UI"/>
                <w:b/>
                <w:sz w:val="18"/>
                <w:szCs w:val="18"/>
                <w:lang w:val="en-US"/>
              </w:rPr>
              <w:commentReference w:id="17"/>
            </w:r>
          </w:p>
        </w:tc>
        <w:tc>
          <w:tcPr>
            <w:tcW w:w="1305" w:type="dxa"/>
            <w:shd w:val="clear" w:color="auto" w:fill="E7E6E6" w:themeFill="background2"/>
            <w:vAlign w:val="center"/>
          </w:tcPr>
          <w:p w14:paraId="5F750A2D" w14:textId="77777777" w:rsidR="00602FA8" w:rsidRDefault="008B6628">
            <w:pPr>
              <w:spacing w:after="0"/>
              <w:jc w:val="center"/>
              <w:rPr>
                <w:rFonts w:eastAsia="Verdana" w:cs="Segoe UI"/>
                <w:b/>
                <w:sz w:val="18"/>
                <w:szCs w:val="18"/>
              </w:rPr>
            </w:pPr>
            <w:proofErr w:type="spellStart"/>
            <w:r>
              <w:rPr>
                <w:rFonts w:eastAsia="Verdana" w:cs="Segoe UI"/>
                <w:b/>
                <w:sz w:val="18"/>
                <w:szCs w:val="18"/>
              </w:rPr>
              <w:t>Actividade</w:t>
            </w:r>
            <w:proofErr w:type="spellEnd"/>
            <w:r>
              <w:rPr>
                <w:rFonts w:eastAsia="Verdana" w:cs="Segoe UI"/>
                <w:b/>
                <w:sz w:val="18"/>
                <w:szCs w:val="18"/>
              </w:rPr>
              <w:t xml:space="preserve"> </w:t>
            </w:r>
            <w:proofErr w:type="spellStart"/>
            <w:r>
              <w:rPr>
                <w:rFonts w:eastAsia="Verdana" w:cs="Segoe UI"/>
                <w:b/>
                <w:sz w:val="18"/>
                <w:szCs w:val="18"/>
              </w:rPr>
              <w:t>Relacionada</w:t>
            </w:r>
            <w:proofErr w:type="spellEnd"/>
          </w:p>
        </w:tc>
      </w:tr>
      <w:tr w:rsidR="00602FA8" w14:paraId="5F750A36" w14:textId="77777777" w:rsidTr="7EEE55BF">
        <w:trPr>
          <w:trHeight w:val="262"/>
        </w:trPr>
        <w:tc>
          <w:tcPr>
            <w:tcW w:w="615" w:type="dxa"/>
            <w:vAlign w:val="center"/>
          </w:tcPr>
          <w:p w14:paraId="5F750A2F" w14:textId="77777777" w:rsidR="00602FA8" w:rsidRDefault="008B6628" w:rsidP="31A65990">
            <w:pPr>
              <w:spacing w:after="0"/>
              <w:jc w:val="center"/>
              <w:rPr>
                <w:rFonts w:eastAsia="Verdana" w:cs="Segoe UI"/>
                <w:b/>
                <w:bCs/>
                <w:sz w:val="18"/>
                <w:szCs w:val="18"/>
                <w:lang w:val="en-CA"/>
              </w:rPr>
            </w:pPr>
            <w:r w:rsidRPr="31A65990">
              <w:rPr>
                <w:rFonts w:eastAsia="Verdana" w:cs="Segoe UI"/>
                <w:b/>
                <w:bCs/>
                <w:sz w:val="18"/>
                <w:szCs w:val="18"/>
                <w:lang w:val="en-CA"/>
              </w:rPr>
              <w:t>E0</w:t>
            </w:r>
          </w:p>
        </w:tc>
        <w:tc>
          <w:tcPr>
            <w:tcW w:w="2782" w:type="dxa"/>
            <w:vAlign w:val="center"/>
          </w:tcPr>
          <w:p w14:paraId="5F750A30" w14:textId="77777777" w:rsidR="00602FA8" w:rsidRDefault="008B6628">
            <w:pPr>
              <w:pStyle w:val="paragraph"/>
              <w:spacing w:before="0" w:beforeAutospacing="0" w:after="0" w:afterAutospacing="0"/>
              <w:rPr>
                <w:rFonts w:ascii="Segoe UI" w:hAnsi="Segoe UI" w:cs="Segoe UI"/>
                <w:b/>
                <w:sz w:val="18"/>
                <w:szCs w:val="18"/>
                <w:lang w:val="pt-PT"/>
              </w:rPr>
            </w:pPr>
            <w:proofErr w:type="spellStart"/>
            <w:r>
              <w:rPr>
                <w:rStyle w:val="normaltextrun"/>
                <w:rFonts w:ascii="Segoe UI" w:eastAsiaTheme="majorEastAsia" w:hAnsi="Segoe UI" w:cs="Segoe UI"/>
                <w:b/>
                <w:sz w:val="18"/>
                <w:szCs w:val="18"/>
                <w:lang w:val="pt-PT"/>
              </w:rPr>
              <w:t>Kick-Off</w:t>
            </w:r>
            <w:proofErr w:type="spellEnd"/>
            <w:r>
              <w:rPr>
                <w:rStyle w:val="normaltextrun"/>
                <w:rFonts w:ascii="Segoe UI" w:eastAsiaTheme="majorEastAsia" w:hAnsi="Segoe UI" w:cs="Segoe UI"/>
                <w:b/>
                <w:sz w:val="18"/>
                <w:szCs w:val="18"/>
                <w:lang w:val="pt-PT"/>
              </w:rPr>
              <w:t xml:space="preserve"> do Projeto</w:t>
            </w:r>
          </w:p>
        </w:tc>
        <w:tc>
          <w:tcPr>
            <w:tcW w:w="5697" w:type="dxa"/>
            <w:vAlign w:val="center"/>
          </w:tcPr>
          <w:p w14:paraId="5F750A31" w14:textId="77777777" w:rsidR="00602FA8" w:rsidRDefault="008B6628">
            <w:pPr>
              <w:spacing w:after="0"/>
              <w:jc w:val="both"/>
              <w:rPr>
                <w:rFonts w:eastAsia="Verdana" w:cs="Segoe UI"/>
                <w:sz w:val="16"/>
                <w:szCs w:val="16"/>
                <w:lang w:val="pt-PT"/>
              </w:rPr>
            </w:pPr>
            <w:r>
              <w:rPr>
                <w:rFonts w:eastAsia="Verdana" w:cs="Segoe UI"/>
                <w:sz w:val="16"/>
                <w:szCs w:val="16"/>
                <w:lang w:val="pt-PT"/>
              </w:rPr>
              <w:t>Reunião de início do projeto</w:t>
            </w:r>
            <w:r>
              <w:rPr>
                <w:rFonts w:eastAsia="Verdana" w:cs="Segoe UI"/>
                <w:sz w:val="16"/>
                <w:szCs w:val="16"/>
                <w:lang w:val="pt-BR"/>
              </w:rPr>
              <w:t>.</w:t>
            </w:r>
          </w:p>
        </w:tc>
        <w:tc>
          <w:tcPr>
            <w:tcW w:w="934" w:type="dxa"/>
            <w:vAlign w:val="center"/>
          </w:tcPr>
          <w:p w14:paraId="5F750A32" w14:textId="77777777" w:rsidR="00602FA8" w:rsidRDefault="008B6628">
            <w:pPr>
              <w:spacing w:after="0"/>
              <w:jc w:val="center"/>
              <w:rPr>
                <w:rFonts w:eastAsia="Verdana" w:cs="Segoe UI"/>
                <w:sz w:val="18"/>
                <w:szCs w:val="18"/>
              </w:rPr>
            </w:pPr>
            <w:r>
              <w:rPr>
                <w:rFonts w:eastAsia="Verdana" w:cs="Segoe UI"/>
                <w:sz w:val="18"/>
                <w:szCs w:val="18"/>
              </w:rPr>
              <w:t>.PDF</w:t>
            </w:r>
          </w:p>
        </w:tc>
        <w:tc>
          <w:tcPr>
            <w:tcW w:w="1187" w:type="dxa"/>
            <w:vAlign w:val="center"/>
          </w:tcPr>
          <w:p w14:paraId="5F750A33" w14:textId="77777777" w:rsidR="00602FA8" w:rsidRDefault="008B6628">
            <w:pPr>
              <w:spacing w:after="0"/>
              <w:jc w:val="center"/>
              <w:rPr>
                <w:rFonts w:eastAsia="Verdana" w:cs="Segoe UI"/>
                <w:sz w:val="18"/>
                <w:szCs w:val="18"/>
              </w:rPr>
            </w:pPr>
            <w:r>
              <w:rPr>
                <w:rFonts w:eastAsia="Verdana" w:cs="Segoe UI"/>
                <w:sz w:val="18"/>
                <w:szCs w:val="18"/>
              </w:rPr>
              <w:t>e-mail</w:t>
            </w:r>
          </w:p>
        </w:tc>
        <w:tc>
          <w:tcPr>
            <w:tcW w:w="1267" w:type="dxa"/>
            <w:vAlign w:val="center"/>
          </w:tcPr>
          <w:p w14:paraId="5F750A34" w14:textId="5853C928" w:rsidR="00602FA8" w:rsidRDefault="599020BB">
            <w:pPr>
              <w:spacing w:after="0"/>
              <w:rPr>
                <w:rFonts w:eastAsia="Verdana" w:cs="Segoe UI"/>
                <w:sz w:val="18"/>
                <w:szCs w:val="18"/>
              </w:rPr>
            </w:pPr>
            <w:r w:rsidRPr="31A65990">
              <w:rPr>
                <w:rFonts w:eastAsia="Verdana" w:cs="Segoe UI"/>
                <w:sz w:val="18"/>
                <w:szCs w:val="18"/>
              </w:rPr>
              <w:t>dd/mm/2026</w:t>
            </w:r>
          </w:p>
        </w:tc>
        <w:tc>
          <w:tcPr>
            <w:tcW w:w="1305" w:type="dxa"/>
            <w:vAlign w:val="center"/>
          </w:tcPr>
          <w:p w14:paraId="5F750A35" w14:textId="15C8A8B2" w:rsidR="00602FA8" w:rsidRDefault="0D012EB2" w:rsidP="31A65990">
            <w:pPr>
              <w:spacing w:after="0"/>
              <w:jc w:val="center"/>
              <w:rPr>
                <w:rFonts w:eastAsia="Verdana" w:cs="Segoe UI"/>
                <w:sz w:val="18"/>
                <w:szCs w:val="18"/>
              </w:rPr>
            </w:pPr>
            <w:r w:rsidRPr="31A65990">
              <w:rPr>
                <w:rFonts w:eastAsia="Verdana" w:cs="Segoe UI"/>
                <w:sz w:val="18"/>
                <w:szCs w:val="18"/>
              </w:rPr>
              <w:t>A0</w:t>
            </w:r>
          </w:p>
        </w:tc>
      </w:tr>
      <w:tr w:rsidR="00602FA8" w14:paraId="5F750A3E" w14:textId="77777777" w:rsidTr="7EEE55BF">
        <w:trPr>
          <w:trHeight w:val="368"/>
        </w:trPr>
        <w:tc>
          <w:tcPr>
            <w:tcW w:w="615" w:type="dxa"/>
            <w:vAlign w:val="center"/>
          </w:tcPr>
          <w:p w14:paraId="5F750A37" w14:textId="77777777" w:rsidR="00602FA8" w:rsidRDefault="008B6628" w:rsidP="31A65990">
            <w:pPr>
              <w:spacing w:after="0"/>
              <w:jc w:val="center"/>
              <w:rPr>
                <w:rFonts w:eastAsia="Verdana" w:cs="Segoe UI"/>
                <w:b/>
                <w:bCs/>
                <w:sz w:val="18"/>
                <w:szCs w:val="18"/>
                <w:lang w:val="en-CA"/>
              </w:rPr>
            </w:pPr>
            <w:r w:rsidRPr="31A65990">
              <w:rPr>
                <w:rFonts w:eastAsia="Verdana" w:cs="Segoe UI"/>
                <w:b/>
                <w:bCs/>
                <w:sz w:val="18"/>
                <w:szCs w:val="18"/>
                <w:lang w:val="en-CA"/>
              </w:rPr>
              <w:t>E1</w:t>
            </w:r>
          </w:p>
        </w:tc>
        <w:tc>
          <w:tcPr>
            <w:tcW w:w="2782" w:type="dxa"/>
            <w:vAlign w:val="center"/>
          </w:tcPr>
          <w:p w14:paraId="5F750A38" w14:textId="77777777" w:rsidR="00602FA8" w:rsidRDefault="008B6628">
            <w:pPr>
              <w:pStyle w:val="paragraph"/>
              <w:spacing w:before="0" w:beforeAutospacing="0" w:after="0" w:afterAutospacing="0"/>
              <w:rPr>
                <w:rFonts w:eastAsia="Verdana" w:cs="Segoe UI"/>
                <w:b/>
                <w:bCs/>
                <w:sz w:val="18"/>
                <w:szCs w:val="18"/>
                <w:lang w:val="pt-PT"/>
              </w:rPr>
            </w:pPr>
            <w:r>
              <w:rPr>
                <w:rStyle w:val="normaltextrun"/>
                <w:rFonts w:ascii="Segoe UI" w:eastAsiaTheme="majorEastAsia" w:hAnsi="Segoe UI"/>
                <w:b/>
                <w:bCs/>
                <w:sz w:val="18"/>
                <w:szCs w:val="18"/>
                <w:lang w:val="pt-BR"/>
              </w:rPr>
              <w:t>Definição de datasets</w:t>
            </w:r>
          </w:p>
        </w:tc>
        <w:tc>
          <w:tcPr>
            <w:tcW w:w="5697" w:type="dxa"/>
            <w:vAlign w:val="center"/>
          </w:tcPr>
          <w:p w14:paraId="5F750A39" w14:textId="5FFECC26" w:rsidR="00602FA8" w:rsidRPr="009A40FA" w:rsidRDefault="008B6628">
            <w:pPr>
              <w:spacing w:after="0"/>
              <w:ind w:left="-13"/>
              <w:rPr>
                <w:rFonts w:eastAsia="Verdana" w:cs="Segoe UI"/>
                <w:sz w:val="16"/>
                <w:szCs w:val="16"/>
                <w:lang w:val="pt-PT"/>
              </w:rPr>
            </w:pPr>
            <w:r w:rsidRPr="31A65990">
              <w:rPr>
                <w:rFonts w:eastAsia="Verdana" w:cs="Segoe UI"/>
                <w:sz w:val="16"/>
                <w:szCs w:val="16"/>
                <w:lang w:val="pt-BR"/>
              </w:rPr>
              <w:t xml:space="preserve">Identificação dos datasets a serem utilizados no projeto. Tarefa a realizar em conjunto com </w:t>
            </w:r>
            <w:r w:rsidR="1931A352" w:rsidRPr="31A65990">
              <w:rPr>
                <w:rFonts w:eastAsia="Verdana" w:cs="Segoe UI"/>
                <w:sz w:val="16"/>
                <w:szCs w:val="16"/>
                <w:lang w:val="pt-BR"/>
              </w:rPr>
              <w:t>a INCM</w:t>
            </w:r>
            <w:r w:rsidRPr="31A65990">
              <w:rPr>
                <w:rFonts w:eastAsia="Verdana" w:cs="Segoe UI"/>
                <w:sz w:val="16"/>
                <w:szCs w:val="16"/>
                <w:lang w:val="pt-PT"/>
              </w:rPr>
              <w:t>.</w:t>
            </w:r>
          </w:p>
        </w:tc>
        <w:tc>
          <w:tcPr>
            <w:tcW w:w="934" w:type="dxa"/>
            <w:vAlign w:val="center"/>
          </w:tcPr>
          <w:p w14:paraId="5F750A3A" w14:textId="77777777" w:rsidR="00602FA8" w:rsidRDefault="008B6628">
            <w:pPr>
              <w:jc w:val="center"/>
            </w:pPr>
            <w:r>
              <w:rPr>
                <w:lang w:val="pt-BR"/>
              </w:rPr>
              <w:t>.</w:t>
            </w:r>
            <w:r>
              <w:rPr>
                <w:rFonts w:eastAsia="Verdana" w:cs="Segoe UI"/>
                <w:sz w:val="18"/>
                <w:szCs w:val="18"/>
                <w:lang w:val="pt-BR"/>
              </w:rPr>
              <w:t>zip</w:t>
            </w:r>
          </w:p>
        </w:tc>
        <w:tc>
          <w:tcPr>
            <w:tcW w:w="1187" w:type="dxa"/>
            <w:vAlign w:val="center"/>
          </w:tcPr>
          <w:p w14:paraId="5F750A3B" w14:textId="77777777" w:rsidR="00602FA8" w:rsidRDefault="008B6628">
            <w:pPr>
              <w:spacing w:after="0"/>
              <w:jc w:val="center"/>
              <w:rPr>
                <w:rFonts w:eastAsia="Verdana" w:cs="Segoe UI"/>
                <w:sz w:val="18"/>
                <w:szCs w:val="18"/>
              </w:rPr>
            </w:pPr>
            <w:r>
              <w:rPr>
                <w:rFonts w:eastAsia="Verdana" w:cs="Segoe UI"/>
                <w:sz w:val="18"/>
                <w:szCs w:val="18"/>
              </w:rPr>
              <w:t>e-mail</w:t>
            </w:r>
          </w:p>
        </w:tc>
        <w:tc>
          <w:tcPr>
            <w:tcW w:w="1267" w:type="dxa"/>
            <w:vAlign w:val="center"/>
          </w:tcPr>
          <w:p w14:paraId="5F750A3C" w14:textId="77777777" w:rsidR="00602FA8" w:rsidRDefault="00602FA8">
            <w:pPr>
              <w:spacing w:after="0"/>
              <w:rPr>
                <w:rFonts w:eastAsia="Verdana" w:cs="Segoe UI"/>
                <w:sz w:val="18"/>
                <w:szCs w:val="18"/>
              </w:rPr>
            </w:pPr>
          </w:p>
        </w:tc>
        <w:tc>
          <w:tcPr>
            <w:tcW w:w="1305" w:type="dxa"/>
            <w:vAlign w:val="center"/>
          </w:tcPr>
          <w:p w14:paraId="5F750A3D" w14:textId="2D369D2C" w:rsidR="00602FA8" w:rsidRDefault="438296EB" w:rsidP="31A65990">
            <w:pPr>
              <w:spacing w:after="0"/>
              <w:jc w:val="center"/>
              <w:rPr>
                <w:rFonts w:eastAsia="Verdana" w:cs="Segoe UI"/>
                <w:sz w:val="18"/>
                <w:szCs w:val="18"/>
              </w:rPr>
            </w:pPr>
            <w:r w:rsidRPr="31A65990">
              <w:rPr>
                <w:rFonts w:eastAsia="Verdana" w:cs="Segoe UI"/>
                <w:sz w:val="18"/>
                <w:szCs w:val="18"/>
              </w:rPr>
              <w:t>A2</w:t>
            </w:r>
          </w:p>
        </w:tc>
      </w:tr>
      <w:tr w:rsidR="00602FA8" w14:paraId="5F750A4E" w14:textId="77777777" w:rsidTr="7EEE55BF">
        <w:trPr>
          <w:trHeight w:val="262"/>
        </w:trPr>
        <w:tc>
          <w:tcPr>
            <w:tcW w:w="615" w:type="dxa"/>
            <w:vAlign w:val="center"/>
          </w:tcPr>
          <w:p w14:paraId="5F750A47" w14:textId="2DA952A4" w:rsidR="00602FA8" w:rsidRDefault="008B6628" w:rsidP="31A65990">
            <w:pPr>
              <w:spacing w:after="0"/>
              <w:jc w:val="center"/>
              <w:rPr>
                <w:rFonts w:eastAsia="Verdana" w:cs="Segoe UI"/>
                <w:b/>
                <w:bCs/>
                <w:sz w:val="18"/>
                <w:szCs w:val="18"/>
              </w:rPr>
            </w:pPr>
            <w:r w:rsidRPr="7EEE55BF">
              <w:rPr>
                <w:rFonts w:eastAsia="Verdana" w:cs="Segoe UI"/>
                <w:b/>
                <w:bCs/>
                <w:sz w:val="18"/>
                <w:szCs w:val="18"/>
                <w:lang w:val="pt-BR"/>
              </w:rPr>
              <w:t>E</w:t>
            </w:r>
            <w:r w:rsidR="01D064E9" w:rsidRPr="7EEE55BF">
              <w:rPr>
                <w:rFonts w:eastAsia="Verdana" w:cs="Segoe UI"/>
                <w:b/>
                <w:bCs/>
                <w:sz w:val="18"/>
                <w:szCs w:val="18"/>
                <w:lang w:val="pt-BR"/>
              </w:rPr>
              <w:t>2</w:t>
            </w:r>
          </w:p>
        </w:tc>
        <w:tc>
          <w:tcPr>
            <w:tcW w:w="2782" w:type="dxa"/>
            <w:vAlign w:val="center"/>
          </w:tcPr>
          <w:p w14:paraId="5F750A48" w14:textId="6959E6BC" w:rsidR="00602FA8" w:rsidRPr="0014754E" w:rsidRDefault="006B1CBB" w:rsidP="31A65990">
            <w:pPr>
              <w:spacing w:after="0"/>
              <w:rPr>
                <w:rFonts w:eastAsia="Verdana" w:cs="Segoe UI"/>
                <w:b/>
                <w:bCs/>
                <w:sz w:val="18"/>
                <w:szCs w:val="18"/>
                <w:lang w:val="pt-PT"/>
              </w:rPr>
            </w:pPr>
            <w:r w:rsidRPr="7EEE55BF">
              <w:rPr>
                <w:rFonts w:eastAsia="Verdana" w:cs="Segoe UI"/>
                <w:b/>
                <w:bCs/>
                <w:sz w:val="18"/>
                <w:szCs w:val="18"/>
                <w:lang w:val="pt-BR"/>
              </w:rPr>
              <w:t>Relatório de Resultados</w:t>
            </w:r>
            <w:r w:rsidR="6ED2C14D" w:rsidRPr="7EEE55BF">
              <w:rPr>
                <w:rFonts w:eastAsia="Verdana" w:cs="Segoe UI"/>
                <w:b/>
                <w:bCs/>
                <w:sz w:val="18"/>
                <w:szCs w:val="18"/>
                <w:lang w:val="pt-BR"/>
              </w:rPr>
              <w:t xml:space="preserve"> incluindo Código python</w:t>
            </w:r>
          </w:p>
        </w:tc>
        <w:tc>
          <w:tcPr>
            <w:tcW w:w="5697" w:type="dxa"/>
            <w:vAlign w:val="center"/>
          </w:tcPr>
          <w:p w14:paraId="5F750A49" w14:textId="6825CF96" w:rsidR="00602FA8" w:rsidRPr="009A40FA" w:rsidRDefault="008B6628" w:rsidP="7EEE55BF">
            <w:pPr>
              <w:spacing w:after="0"/>
              <w:rPr>
                <w:rFonts w:eastAsia="Verdana" w:cs="Segoe UI"/>
                <w:sz w:val="16"/>
                <w:szCs w:val="16"/>
                <w:lang w:val="pt-BR"/>
              </w:rPr>
            </w:pPr>
            <w:r w:rsidRPr="7EEE55BF">
              <w:rPr>
                <w:rFonts w:eastAsia="Verdana" w:cs="Segoe UI"/>
                <w:sz w:val="16"/>
                <w:szCs w:val="16"/>
                <w:lang w:val="pt-BR"/>
              </w:rPr>
              <w:t>Relatório com a discussão dos resultados obtidos</w:t>
            </w:r>
            <w:r w:rsidR="48F777F5" w:rsidRPr="7EEE55BF">
              <w:rPr>
                <w:rFonts w:eastAsia="Verdana" w:cs="Segoe UI"/>
                <w:sz w:val="16"/>
                <w:szCs w:val="16"/>
                <w:lang w:val="pt-BR"/>
              </w:rPr>
              <w:t xml:space="preserve"> (A3, A4, A5, A6)</w:t>
            </w:r>
          </w:p>
        </w:tc>
        <w:tc>
          <w:tcPr>
            <w:tcW w:w="934" w:type="dxa"/>
          </w:tcPr>
          <w:p w14:paraId="5F750A4A" w14:textId="567BDE3C" w:rsidR="00602FA8" w:rsidRDefault="008B6628">
            <w:pPr>
              <w:spacing w:after="0"/>
              <w:jc w:val="center"/>
              <w:rPr>
                <w:rFonts w:eastAsia="Verdana" w:cs="Segoe UI"/>
                <w:sz w:val="18"/>
                <w:szCs w:val="18"/>
              </w:rPr>
            </w:pPr>
            <w:r w:rsidRPr="7EEE55BF">
              <w:rPr>
                <w:rFonts w:eastAsia="Verdana" w:cs="Segoe UI"/>
                <w:sz w:val="18"/>
                <w:szCs w:val="18"/>
                <w:lang w:val="pt-BR"/>
              </w:rPr>
              <w:t>.</w:t>
            </w:r>
            <w:r w:rsidR="2947F41C" w:rsidRPr="7EEE55BF">
              <w:rPr>
                <w:rFonts w:eastAsia="Verdana" w:cs="Segoe UI"/>
                <w:sz w:val="18"/>
                <w:szCs w:val="18"/>
                <w:lang w:val="pt-BR"/>
              </w:rPr>
              <w:t>zip</w:t>
            </w:r>
          </w:p>
        </w:tc>
        <w:tc>
          <w:tcPr>
            <w:tcW w:w="1187" w:type="dxa"/>
          </w:tcPr>
          <w:p w14:paraId="5F750A4B" w14:textId="77777777" w:rsidR="00602FA8" w:rsidRDefault="008B6628">
            <w:pPr>
              <w:spacing w:after="0"/>
              <w:jc w:val="center"/>
              <w:rPr>
                <w:rFonts w:eastAsia="Verdana" w:cs="Segoe UI"/>
                <w:sz w:val="18"/>
                <w:szCs w:val="18"/>
              </w:rPr>
            </w:pPr>
            <w:r>
              <w:rPr>
                <w:rFonts w:eastAsia="Verdana" w:cs="Segoe UI"/>
                <w:sz w:val="18"/>
                <w:szCs w:val="18"/>
                <w:lang w:val="pt-BR"/>
              </w:rPr>
              <w:t>e-mail</w:t>
            </w:r>
          </w:p>
        </w:tc>
        <w:tc>
          <w:tcPr>
            <w:tcW w:w="1267" w:type="dxa"/>
            <w:vAlign w:val="center"/>
          </w:tcPr>
          <w:p w14:paraId="5F750A4C" w14:textId="77777777" w:rsidR="00602FA8" w:rsidRDefault="00602FA8">
            <w:pPr>
              <w:spacing w:after="0"/>
              <w:rPr>
                <w:rFonts w:eastAsia="Verdana" w:cs="Segoe UI"/>
                <w:sz w:val="18"/>
                <w:szCs w:val="18"/>
              </w:rPr>
            </w:pPr>
          </w:p>
        </w:tc>
        <w:tc>
          <w:tcPr>
            <w:tcW w:w="1305" w:type="dxa"/>
            <w:vAlign w:val="center"/>
          </w:tcPr>
          <w:p w14:paraId="5F750A4D" w14:textId="1C73CE00" w:rsidR="00602FA8" w:rsidRDefault="484BE8E6" w:rsidP="31A65990">
            <w:pPr>
              <w:spacing w:after="0"/>
              <w:jc w:val="center"/>
              <w:rPr>
                <w:rFonts w:eastAsia="Verdana" w:cs="Segoe UI"/>
                <w:sz w:val="18"/>
                <w:szCs w:val="18"/>
              </w:rPr>
            </w:pPr>
            <w:r w:rsidRPr="7EEE55BF">
              <w:rPr>
                <w:rFonts w:eastAsia="Verdana" w:cs="Segoe UI"/>
                <w:sz w:val="18"/>
                <w:szCs w:val="18"/>
              </w:rPr>
              <w:t>A4</w:t>
            </w:r>
          </w:p>
        </w:tc>
      </w:tr>
      <w:tr w:rsidR="00602FA8" w14:paraId="5F750A5E" w14:textId="77777777" w:rsidTr="7EEE55BF">
        <w:trPr>
          <w:trHeight w:val="262"/>
        </w:trPr>
        <w:tc>
          <w:tcPr>
            <w:tcW w:w="615" w:type="dxa"/>
            <w:vAlign w:val="center"/>
          </w:tcPr>
          <w:p w14:paraId="5F750A57" w14:textId="2907F1BA" w:rsidR="00602FA8" w:rsidRDefault="0CFC29E0" w:rsidP="7EEE55BF">
            <w:pPr>
              <w:spacing w:after="0"/>
              <w:jc w:val="center"/>
              <w:rPr>
                <w:rFonts w:eastAsia="Verdana" w:cs="Segoe UI"/>
                <w:b/>
                <w:bCs/>
                <w:sz w:val="18"/>
                <w:szCs w:val="18"/>
                <w:lang w:val="pt-BR"/>
              </w:rPr>
            </w:pPr>
            <w:r w:rsidRPr="7EEE55BF">
              <w:rPr>
                <w:rFonts w:eastAsia="Verdana" w:cs="Segoe UI"/>
                <w:b/>
                <w:bCs/>
                <w:sz w:val="18"/>
                <w:szCs w:val="18"/>
                <w:lang w:val="en-CA"/>
              </w:rPr>
              <w:t>E</w:t>
            </w:r>
            <w:r w:rsidR="17D06BA0" w:rsidRPr="7EEE55BF">
              <w:rPr>
                <w:rFonts w:eastAsia="Verdana" w:cs="Segoe UI"/>
                <w:b/>
                <w:bCs/>
                <w:sz w:val="18"/>
                <w:szCs w:val="18"/>
                <w:lang w:val="en-CA"/>
              </w:rPr>
              <w:t>3</w:t>
            </w:r>
          </w:p>
        </w:tc>
        <w:tc>
          <w:tcPr>
            <w:tcW w:w="2782" w:type="dxa"/>
            <w:vAlign w:val="center"/>
          </w:tcPr>
          <w:p w14:paraId="5F750A58" w14:textId="77777777" w:rsidR="00602FA8" w:rsidRDefault="008B6628">
            <w:pPr>
              <w:spacing w:after="0"/>
              <w:rPr>
                <w:rFonts w:eastAsia="Verdana" w:cs="Segoe UI"/>
                <w:b/>
                <w:sz w:val="18"/>
                <w:szCs w:val="18"/>
                <w:lang w:val="pt-PT"/>
              </w:rPr>
            </w:pPr>
            <w:r>
              <w:rPr>
                <w:rFonts w:eastAsia="Verdana" w:cs="Segoe UI"/>
                <w:b/>
                <w:sz w:val="18"/>
                <w:szCs w:val="18"/>
                <w:lang w:val="pt-PT"/>
              </w:rPr>
              <w:t xml:space="preserve">Relatório de Fecho do Projeto </w:t>
            </w:r>
          </w:p>
        </w:tc>
        <w:tc>
          <w:tcPr>
            <w:tcW w:w="5697" w:type="dxa"/>
            <w:vAlign w:val="center"/>
          </w:tcPr>
          <w:p w14:paraId="5F750A59" w14:textId="77777777" w:rsidR="00602FA8" w:rsidRDefault="008B6628">
            <w:pPr>
              <w:spacing w:after="0"/>
              <w:rPr>
                <w:rFonts w:eastAsia="Verdana" w:cs="Segoe UI"/>
                <w:sz w:val="16"/>
                <w:szCs w:val="16"/>
                <w:lang w:val="pt-PT"/>
              </w:rPr>
            </w:pPr>
            <w:r>
              <w:rPr>
                <w:rFonts w:eastAsia="Verdana" w:cs="Segoe UI"/>
                <w:sz w:val="16"/>
                <w:szCs w:val="16"/>
                <w:lang w:val="pt-PT"/>
              </w:rPr>
              <w:t>Relatório e Reunião de Fecho do Projeto.</w:t>
            </w:r>
          </w:p>
        </w:tc>
        <w:tc>
          <w:tcPr>
            <w:tcW w:w="934" w:type="dxa"/>
            <w:vAlign w:val="center"/>
          </w:tcPr>
          <w:p w14:paraId="5F750A5A" w14:textId="35F12FF4" w:rsidR="00602FA8" w:rsidRDefault="1931A352">
            <w:pPr>
              <w:spacing w:after="0"/>
              <w:jc w:val="center"/>
              <w:rPr>
                <w:rFonts w:eastAsia="Verdana" w:cs="Segoe UI"/>
                <w:sz w:val="18"/>
                <w:szCs w:val="18"/>
              </w:rPr>
            </w:pPr>
            <w:r w:rsidRPr="31A65990">
              <w:rPr>
                <w:rFonts w:eastAsia="Verdana" w:cs="Segoe UI"/>
                <w:sz w:val="18"/>
                <w:szCs w:val="18"/>
                <w:lang w:val="pt-BR"/>
              </w:rPr>
              <w:t>.pdf</w:t>
            </w:r>
          </w:p>
        </w:tc>
        <w:tc>
          <w:tcPr>
            <w:tcW w:w="1187" w:type="dxa"/>
            <w:vAlign w:val="center"/>
          </w:tcPr>
          <w:p w14:paraId="5F750A5B" w14:textId="77777777" w:rsidR="00602FA8" w:rsidRDefault="008B6628">
            <w:pPr>
              <w:spacing w:after="0"/>
              <w:jc w:val="center"/>
              <w:rPr>
                <w:rFonts w:eastAsia="Verdana" w:cs="Segoe UI"/>
                <w:sz w:val="18"/>
                <w:szCs w:val="18"/>
              </w:rPr>
            </w:pPr>
            <w:r>
              <w:rPr>
                <w:rFonts w:eastAsia="Verdana" w:cs="Segoe UI"/>
                <w:sz w:val="18"/>
                <w:szCs w:val="18"/>
              </w:rPr>
              <w:t>e-mail</w:t>
            </w:r>
          </w:p>
        </w:tc>
        <w:tc>
          <w:tcPr>
            <w:tcW w:w="1267" w:type="dxa"/>
            <w:vAlign w:val="center"/>
          </w:tcPr>
          <w:p w14:paraId="5F750A5C" w14:textId="77777777" w:rsidR="00602FA8" w:rsidRDefault="00602FA8">
            <w:pPr>
              <w:spacing w:after="0"/>
              <w:rPr>
                <w:rFonts w:eastAsia="Verdana" w:cs="Segoe UI"/>
                <w:sz w:val="18"/>
                <w:szCs w:val="18"/>
              </w:rPr>
            </w:pPr>
          </w:p>
        </w:tc>
        <w:tc>
          <w:tcPr>
            <w:tcW w:w="1305" w:type="dxa"/>
            <w:vAlign w:val="center"/>
          </w:tcPr>
          <w:p w14:paraId="5F750A5D" w14:textId="60317CE5" w:rsidR="00602FA8" w:rsidRDefault="58A7DBA9" w:rsidP="31A65990">
            <w:pPr>
              <w:spacing w:after="0"/>
              <w:jc w:val="center"/>
              <w:rPr>
                <w:rFonts w:eastAsia="Verdana" w:cs="Segoe UI"/>
                <w:sz w:val="18"/>
                <w:szCs w:val="18"/>
              </w:rPr>
            </w:pPr>
            <w:r w:rsidRPr="31A65990">
              <w:rPr>
                <w:rFonts w:eastAsia="Verdana" w:cs="Segoe UI"/>
                <w:sz w:val="18"/>
                <w:szCs w:val="18"/>
              </w:rPr>
              <w:t>A1</w:t>
            </w:r>
          </w:p>
        </w:tc>
      </w:tr>
    </w:tbl>
    <w:p w14:paraId="5F750A5F" w14:textId="77777777" w:rsidR="00602FA8" w:rsidRDefault="00602FA8">
      <w:pPr>
        <w:rPr>
          <w:rFonts w:cs="Segoe UI"/>
          <w:sz w:val="18"/>
          <w:szCs w:val="18"/>
        </w:rPr>
      </w:pPr>
    </w:p>
    <w:p w14:paraId="5F750A60" w14:textId="77777777" w:rsidR="00602FA8" w:rsidRDefault="008B6628">
      <w:pPr>
        <w:pStyle w:val="Heading2"/>
        <w:numPr>
          <w:ilvl w:val="1"/>
          <w:numId w:val="3"/>
        </w:numPr>
        <w:ind w:left="709"/>
        <w:jc w:val="both"/>
        <w:rPr>
          <w:color w:val="002060"/>
          <w:sz w:val="22"/>
          <w:szCs w:val="22"/>
          <w:lang w:val="pt-PT"/>
        </w:rPr>
      </w:pPr>
      <w:r>
        <w:rPr>
          <w:color w:val="002060"/>
          <w:sz w:val="22"/>
          <w:szCs w:val="22"/>
          <w:lang w:val="pt-PT"/>
        </w:rPr>
        <w:t xml:space="preserve">Marcos </w:t>
      </w:r>
      <w:r>
        <w:rPr>
          <w:b w:val="0"/>
          <w:bCs/>
          <w:color w:val="002060"/>
          <w:sz w:val="22"/>
          <w:szCs w:val="22"/>
          <w:lang w:val="pt-PT"/>
        </w:rPr>
        <w:t>(um marco é um evento significativo no projeto que marca a evolução do desenvolvimento e conquistas intermediárias e finais do projeto)</w:t>
      </w:r>
    </w:p>
    <w:tbl>
      <w:tblPr>
        <w:tblpPr w:leftFromText="180" w:rightFromText="180" w:vertAnchor="text" w:horzAnchor="margin" w:tblpY="65"/>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562"/>
        <w:gridCol w:w="4536"/>
        <w:gridCol w:w="2913"/>
        <w:gridCol w:w="1482"/>
        <w:gridCol w:w="1813"/>
        <w:gridCol w:w="1254"/>
        <w:gridCol w:w="1241"/>
      </w:tblGrid>
      <w:tr w:rsidR="007F43F0" w14:paraId="5F750A67" w14:textId="77777777" w:rsidTr="7EEE55BF">
        <w:trPr>
          <w:trHeight w:val="288"/>
        </w:trPr>
        <w:tc>
          <w:tcPr>
            <w:tcW w:w="562" w:type="dxa"/>
            <w:vMerge w:val="restart"/>
            <w:shd w:val="clear" w:color="auto" w:fill="E7E6E6" w:themeFill="background2"/>
            <w:vAlign w:val="center"/>
          </w:tcPr>
          <w:p w14:paraId="5F750A61" w14:textId="77777777" w:rsidR="00602FA8" w:rsidRDefault="008B6628" w:rsidP="31A65990">
            <w:pPr>
              <w:spacing w:after="0"/>
              <w:jc w:val="center"/>
              <w:rPr>
                <w:rFonts w:eastAsia="Verdana" w:cs="Segoe UI"/>
                <w:b/>
                <w:bCs/>
                <w:sz w:val="18"/>
                <w:szCs w:val="18"/>
              </w:rPr>
            </w:pPr>
            <w:r w:rsidRPr="31A65990">
              <w:rPr>
                <w:rFonts w:eastAsia="Verdana" w:cs="Segoe UI"/>
                <w:b/>
                <w:bCs/>
                <w:sz w:val="18"/>
                <w:szCs w:val="18"/>
              </w:rPr>
              <w:t>ID</w:t>
            </w:r>
          </w:p>
        </w:tc>
        <w:tc>
          <w:tcPr>
            <w:tcW w:w="4536" w:type="dxa"/>
            <w:vMerge w:val="restart"/>
            <w:shd w:val="clear" w:color="auto" w:fill="E7E6E6" w:themeFill="background2"/>
            <w:vAlign w:val="center"/>
          </w:tcPr>
          <w:p w14:paraId="5F750A62" w14:textId="77777777" w:rsidR="00602FA8" w:rsidRDefault="008B6628">
            <w:pPr>
              <w:spacing w:after="0" w:line="259" w:lineRule="auto"/>
              <w:jc w:val="center"/>
              <w:rPr>
                <w:sz w:val="18"/>
                <w:szCs w:val="18"/>
              </w:rPr>
            </w:pPr>
            <w:proofErr w:type="spellStart"/>
            <w:r>
              <w:rPr>
                <w:rFonts w:eastAsia="Verdana" w:cs="Segoe UI"/>
                <w:b/>
                <w:bCs/>
                <w:sz w:val="18"/>
                <w:szCs w:val="18"/>
                <w:lang w:val="en-US"/>
              </w:rPr>
              <w:t>Designação</w:t>
            </w:r>
            <w:proofErr w:type="spellEnd"/>
          </w:p>
        </w:tc>
        <w:tc>
          <w:tcPr>
            <w:tcW w:w="4395" w:type="dxa"/>
            <w:gridSpan w:val="2"/>
            <w:shd w:val="clear" w:color="auto" w:fill="E7E6E6" w:themeFill="background2"/>
          </w:tcPr>
          <w:p w14:paraId="5F750A63"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Confirmação</w:t>
            </w:r>
            <w:proofErr w:type="spellEnd"/>
          </w:p>
        </w:tc>
        <w:tc>
          <w:tcPr>
            <w:tcW w:w="1813" w:type="dxa"/>
            <w:vMerge w:val="restart"/>
            <w:shd w:val="clear" w:color="auto" w:fill="E7E6E6" w:themeFill="background2"/>
            <w:vAlign w:val="center"/>
          </w:tcPr>
          <w:p w14:paraId="5F750A64" w14:textId="77777777" w:rsidR="00602FA8" w:rsidRDefault="008B6628">
            <w:pPr>
              <w:spacing w:after="0"/>
              <w:jc w:val="center"/>
              <w:rPr>
                <w:rFonts w:eastAsia="Verdana" w:cs="Segoe UI"/>
                <w:b/>
                <w:sz w:val="18"/>
                <w:szCs w:val="18"/>
                <w:lang w:val="en-US"/>
              </w:rPr>
            </w:pPr>
            <w:commentRangeStart w:id="18"/>
            <w:r>
              <w:rPr>
                <w:rFonts w:eastAsia="Verdana" w:cs="Segoe UI"/>
                <w:b/>
                <w:sz w:val="18"/>
                <w:szCs w:val="18"/>
                <w:lang w:val="en-US"/>
              </w:rPr>
              <w:t xml:space="preserve">Date </w:t>
            </w:r>
            <w:proofErr w:type="spellStart"/>
            <w:r>
              <w:rPr>
                <w:rFonts w:eastAsia="Verdana" w:cs="Segoe UI"/>
                <w:b/>
                <w:sz w:val="18"/>
                <w:szCs w:val="18"/>
                <w:lang w:val="en-US"/>
              </w:rPr>
              <w:t>Planeada</w:t>
            </w:r>
            <w:proofErr w:type="spellEnd"/>
            <w:r>
              <w:rPr>
                <w:rFonts w:eastAsia="Verdana" w:cs="Segoe UI"/>
                <w:b/>
                <w:sz w:val="18"/>
                <w:szCs w:val="18"/>
                <w:lang w:val="en-US"/>
              </w:rPr>
              <w:t xml:space="preserve"> de </w:t>
            </w:r>
            <w:proofErr w:type="spellStart"/>
            <w:r>
              <w:rPr>
                <w:rFonts w:eastAsia="Verdana" w:cs="Segoe UI"/>
                <w:b/>
                <w:sz w:val="18"/>
                <w:szCs w:val="18"/>
                <w:lang w:val="en-US"/>
              </w:rPr>
              <w:t>Atingimento</w:t>
            </w:r>
            <w:proofErr w:type="spellEnd"/>
            <w:r>
              <w:rPr>
                <w:rFonts w:eastAsia="Verdana" w:cs="Segoe UI"/>
                <w:b/>
                <w:sz w:val="18"/>
                <w:szCs w:val="18"/>
                <w:lang w:val="en-US"/>
              </w:rPr>
              <w:t xml:space="preserve"> </w:t>
            </w:r>
            <w:commentRangeEnd w:id="18"/>
            <w:r w:rsidR="00BD2DCC">
              <w:rPr>
                <w:rStyle w:val="CommentReference"/>
                <w:rFonts w:eastAsia="Verdana" w:cs="Segoe UI"/>
                <w:b/>
                <w:sz w:val="18"/>
                <w:szCs w:val="18"/>
                <w:lang w:val="en-US"/>
              </w:rPr>
              <w:commentReference w:id="18"/>
            </w:r>
          </w:p>
        </w:tc>
        <w:tc>
          <w:tcPr>
            <w:tcW w:w="1254" w:type="dxa"/>
            <w:vMerge w:val="restart"/>
            <w:shd w:val="clear" w:color="auto" w:fill="E7E6E6" w:themeFill="background2"/>
            <w:vAlign w:val="center"/>
          </w:tcPr>
          <w:p w14:paraId="5F750A65" w14:textId="77777777" w:rsidR="00602FA8" w:rsidRDefault="008B6628">
            <w:pPr>
              <w:spacing w:after="0"/>
              <w:jc w:val="center"/>
              <w:rPr>
                <w:rFonts w:eastAsia="Verdana" w:cs="Segoe UI"/>
                <w:b/>
                <w:sz w:val="18"/>
                <w:szCs w:val="18"/>
              </w:rPr>
            </w:pPr>
            <w:proofErr w:type="spellStart"/>
            <w:r>
              <w:rPr>
                <w:rFonts w:eastAsia="Verdana" w:cs="Segoe UI"/>
                <w:b/>
                <w:sz w:val="18"/>
                <w:szCs w:val="18"/>
              </w:rPr>
              <w:t>Entregável</w:t>
            </w:r>
            <w:proofErr w:type="spellEnd"/>
            <w:r>
              <w:rPr>
                <w:rFonts w:eastAsia="Verdana" w:cs="Segoe UI"/>
                <w:b/>
                <w:sz w:val="18"/>
                <w:szCs w:val="18"/>
              </w:rPr>
              <w:t xml:space="preserve"> </w:t>
            </w:r>
            <w:proofErr w:type="spellStart"/>
            <w:r>
              <w:rPr>
                <w:rFonts w:eastAsia="Verdana" w:cs="Segoe UI"/>
                <w:b/>
                <w:sz w:val="18"/>
                <w:szCs w:val="18"/>
              </w:rPr>
              <w:t>Relacionado</w:t>
            </w:r>
            <w:proofErr w:type="spellEnd"/>
            <w:r>
              <w:rPr>
                <w:rFonts w:eastAsia="Verdana" w:cs="Segoe UI"/>
                <w:b/>
                <w:sz w:val="18"/>
                <w:szCs w:val="18"/>
              </w:rPr>
              <w:t xml:space="preserve"> </w:t>
            </w:r>
          </w:p>
        </w:tc>
        <w:tc>
          <w:tcPr>
            <w:tcW w:w="1241" w:type="dxa"/>
            <w:vMerge w:val="restart"/>
            <w:shd w:val="clear" w:color="auto" w:fill="E7E6E6" w:themeFill="background2"/>
            <w:vAlign w:val="center"/>
          </w:tcPr>
          <w:p w14:paraId="5F750A66" w14:textId="77777777" w:rsidR="00602FA8" w:rsidRDefault="008B6628">
            <w:pPr>
              <w:spacing w:after="0" w:line="259" w:lineRule="auto"/>
              <w:jc w:val="center"/>
              <w:rPr>
                <w:rFonts w:eastAsia="Verdana" w:cs="Segoe UI"/>
                <w:b/>
                <w:bCs/>
                <w:sz w:val="18"/>
                <w:szCs w:val="18"/>
              </w:rPr>
            </w:pPr>
            <w:proofErr w:type="spellStart"/>
            <w:r>
              <w:rPr>
                <w:rFonts w:eastAsia="Verdana" w:cs="Segoe UI"/>
                <w:b/>
                <w:bCs/>
                <w:sz w:val="18"/>
                <w:szCs w:val="18"/>
              </w:rPr>
              <w:t>Atividade</w:t>
            </w:r>
            <w:proofErr w:type="spellEnd"/>
            <w:r>
              <w:rPr>
                <w:rFonts w:eastAsia="Verdana" w:cs="Segoe UI"/>
                <w:b/>
                <w:bCs/>
                <w:sz w:val="18"/>
                <w:szCs w:val="18"/>
              </w:rPr>
              <w:t xml:space="preserve"> </w:t>
            </w:r>
            <w:proofErr w:type="spellStart"/>
            <w:r>
              <w:rPr>
                <w:rFonts w:eastAsia="Verdana" w:cs="Segoe UI"/>
                <w:b/>
                <w:bCs/>
                <w:sz w:val="18"/>
                <w:szCs w:val="18"/>
              </w:rPr>
              <w:t>Relacionada</w:t>
            </w:r>
            <w:proofErr w:type="spellEnd"/>
          </w:p>
        </w:tc>
      </w:tr>
      <w:tr w:rsidR="007F43F0" w14:paraId="5F750A6F" w14:textId="77777777" w:rsidTr="7EEE55BF">
        <w:trPr>
          <w:trHeight w:val="121"/>
        </w:trPr>
        <w:tc>
          <w:tcPr>
            <w:tcW w:w="562" w:type="dxa"/>
            <w:vMerge/>
            <w:vAlign w:val="center"/>
          </w:tcPr>
          <w:p w14:paraId="5F750A68" w14:textId="77777777" w:rsidR="00602FA8" w:rsidRDefault="00602FA8">
            <w:pPr>
              <w:spacing w:after="0"/>
              <w:rPr>
                <w:rFonts w:eastAsia="Verdana" w:cs="Segoe UI"/>
                <w:b/>
                <w:sz w:val="18"/>
                <w:szCs w:val="18"/>
              </w:rPr>
            </w:pPr>
          </w:p>
        </w:tc>
        <w:tc>
          <w:tcPr>
            <w:tcW w:w="4536" w:type="dxa"/>
            <w:vMerge/>
            <w:vAlign w:val="center"/>
          </w:tcPr>
          <w:p w14:paraId="5F750A69" w14:textId="77777777" w:rsidR="00602FA8" w:rsidRDefault="00602FA8">
            <w:pPr>
              <w:spacing w:after="0"/>
              <w:jc w:val="center"/>
              <w:rPr>
                <w:rFonts w:eastAsia="Verdana" w:cs="Segoe UI"/>
                <w:b/>
                <w:sz w:val="18"/>
                <w:szCs w:val="18"/>
                <w:lang w:val="en-US"/>
              </w:rPr>
            </w:pPr>
          </w:p>
        </w:tc>
        <w:tc>
          <w:tcPr>
            <w:tcW w:w="2913" w:type="dxa"/>
            <w:shd w:val="clear" w:color="auto" w:fill="E7E6E6" w:themeFill="background2"/>
          </w:tcPr>
          <w:p w14:paraId="5F750A6A"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Método</w:t>
            </w:r>
            <w:proofErr w:type="spellEnd"/>
            <w:r>
              <w:rPr>
                <w:rFonts w:eastAsia="Verdana" w:cs="Segoe UI"/>
                <w:b/>
                <w:sz w:val="18"/>
                <w:szCs w:val="18"/>
                <w:lang w:val="en-US"/>
              </w:rPr>
              <w:t xml:space="preserve"> </w:t>
            </w:r>
          </w:p>
        </w:tc>
        <w:tc>
          <w:tcPr>
            <w:tcW w:w="1482" w:type="dxa"/>
            <w:shd w:val="clear" w:color="auto" w:fill="E7E6E6" w:themeFill="background2"/>
          </w:tcPr>
          <w:p w14:paraId="5F750A6B"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Quem</w:t>
            </w:r>
            <w:proofErr w:type="spellEnd"/>
            <w:r>
              <w:rPr>
                <w:rFonts w:eastAsia="Verdana" w:cs="Segoe UI"/>
                <w:b/>
                <w:sz w:val="18"/>
                <w:szCs w:val="18"/>
                <w:lang w:val="en-US"/>
              </w:rPr>
              <w:t>?</w:t>
            </w:r>
          </w:p>
        </w:tc>
        <w:tc>
          <w:tcPr>
            <w:tcW w:w="1813" w:type="dxa"/>
            <w:vMerge/>
            <w:vAlign w:val="center"/>
          </w:tcPr>
          <w:p w14:paraId="5F750A6C" w14:textId="77777777" w:rsidR="00602FA8" w:rsidRDefault="00602FA8">
            <w:pPr>
              <w:spacing w:after="0"/>
              <w:jc w:val="center"/>
              <w:rPr>
                <w:rFonts w:eastAsia="Verdana" w:cs="Segoe UI"/>
                <w:b/>
                <w:sz w:val="18"/>
                <w:szCs w:val="18"/>
                <w:lang w:val="en-US"/>
              </w:rPr>
            </w:pPr>
          </w:p>
        </w:tc>
        <w:tc>
          <w:tcPr>
            <w:tcW w:w="1254" w:type="dxa"/>
            <w:vMerge/>
          </w:tcPr>
          <w:p w14:paraId="5F750A6D" w14:textId="77777777" w:rsidR="00602FA8" w:rsidRDefault="00602FA8">
            <w:pPr>
              <w:spacing w:after="0"/>
              <w:jc w:val="center"/>
              <w:rPr>
                <w:rFonts w:eastAsia="Verdana" w:cs="Segoe UI"/>
                <w:b/>
                <w:sz w:val="18"/>
                <w:szCs w:val="18"/>
              </w:rPr>
            </w:pPr>
          </w:p>
        </w:tc>
        <w:tc>
          <w:tcPr>
            <w:tcW w:w="1241" w:type="dxa"/>
            <w:vMerge/>
            <w:vAlign w:val="center"/>
          </w:tcPr>
          <w:p w14:paraId="5F750A6E" w14:textId="77777777" w:rsidR="00602FA8" w:rsidRDefault="00602FA8">
            <w:pPr>
              <w:spacing w:after="0"/>
              <w:jc w:val="center"/>
              <w:rPr>
                <w:rFonts w:eastAsia="Verdana" w:cs="Segoe UI"/>
                <w:b/>
                <w:sz w:val="18"/>
                <w:szCs w:val="18"/>
              </w:rPr>
            </w:pPr>
          </w:p>
        </w:tc>
      </w:tr>
      <w:tr w:rsidR="007F43F0" w14:paraId="5F750A77" w14:textId="77777777" w:rsidTr="7EEE55BF">
        <w:trPr>
          <w:trHeight w:val="262"/>
        </w:trPr>
        <w:tc>
          <w:tcPr>
            <w:tcW w:w="562" w:type="dxa"/>
            <w:vAlign w:val="center"/>
          </w:tcPr>
          <w:p w14:paraId="5F750A70" w14:textId="77777777" w:rsidR="00602FA8" w:rsidRDefault="008B6628" w:rsidP="31A65990">
            <w:pPr>
              <w:spacing w:after="0"/>
              <w:jc w:val="center"/>
              <w:rPr>
                <w:rFonts w:eastAsia="Verdana" w:cs="Segoe UI"/>
                <w:b/>
                <w:bCs/>
                <w:sz w:val="18"/>
                <w:szCs w:val="18"/>
              </w:rPr>
            </w:pPr>
            <w:r w:rsidRPr="31A65990">
              <w:rPr>
                <w:rFonts w:eastAsia="Verdana" w:cs="Segoe UI"/>
                <w:b/>
                <w:bCs/>
                <w:sz w:val="18"/>
                <w:szCs w:val="18"/>
              </w:rPr>
              <w:t>M0</w:t>
            </w:r>
          </w:p>
        </w:tc>
        <w:tc>
          <w:tcPr>
            <w:tcW w:w="4536" w:type="dxa"/>
            <w:vAlign w:val="center"/>
          </w:tcPr>
          <w:p w14:paraId="5F750A71" w14:textId="4147EAE9" w:rsidR="00602FA8" w:rsidRDefault="008B6628">
            <w:pPr>
              <w:spacing w:after="0"/>
              <w:rPr>
                <w:rFonts w:eastAsia="Verdana" w:cs="Segoe UI"/>
                <w:b/>
                <w:sz w:val="18"/>
                <w:szCs w:val="18"/>
                <w:lang w:val="en-US"/>
              </w:rPr>
            </w:pPr>
            <w:r>
              <w:rPr>
                <w:rFonts w:eastAsia="Verdana" w:cs="Segoe UI"/>
                <w:b/>
                <w:sz w:val="18"/>
                <w:szCs w:val="18"/>
                <w:lang w:val="en-US"/>
              </w:rPr>
              <w:t xml:space="preserve">Kick-Off do </w:t>
            </w:r>
            <w:proofErr w:type="spellStart"/>
            <w:r>
              <w:rPr>
                <w:rFonts w:eastAsia="Verdana" w:cs="Segoe UI"/>
                <w:b/>
                <w:sz w:val="18"/>
                <w:szCs w:val="18"/>
                <w:lang w:val="en-US"/>
              </w:rPr>
              <w:t>Projeto</w:t>
            </w:r>
            <w:proofErr w:type="spellEnd"/>
          </w:p>
        </w:tc>
        <w:tc>
          <w:tcPr>
            <w:tcW w:w="2913" w:type="dxa"/>
            <w:vAlign w:val="center"/>
          </w:tcPr>
          <w:p w14:paraId="5F750A72" w14:textId="77777777" w:rsidR="00602FA8" w:rsidRDefault="008B6628" w:rsidP="007A45A8">
            <w:pPr>
              <w:spacing w:after="0"/>
              <w:jc w:val="center"/>
              <w:rPr>
                <w:rFonts w:eastAsia="Verdana" w:cs="Segoe UI"/>
                <w:sz w:val="18"/>
                <w:szCs w:val="18"/>
                <w:lang w:val="pt-PT"/>
              </w:rPr>
            </w:pPr>
            <w:r>
              <w:rPr>
                <w:rFonts w:eastAsia="Segoe UI" w:cs="Segoe UI"/>
                <w:sz w:val="18"/>
                <w:szCs w:val="18"/>
                <w:lang w:val="pt-PT"/>
              </w:rPr>
              <w:t>Email de Confirmação e aceitação</w:t>
            </w:r>
          </w:p>
        </w:tc>
        <w:tc>
          <w:tcPr>
            <w:tcW w:w="1482" w:type="dxa"/>
            <w:vAlign w:val="center"/>
          </w:tcPr>
          <w:p w14:paraId="5F750A73" w14:textId="58080A81" w:rsidR="00602FA8" w:rsidRDefault="008B6628" w:rsidP="007A45A8">
            <w:pPr>
              <w:spacing w:after="0"/>
              <w:jc w:val="center"/>
              <w:rPr>
                <w:rFonts w:eastAsia="Verdana" w:cs="Segoe UI"/>
                <w:sz w:val="18"/>
                <w:szCs w:val="18"/>
              </w:rPr>
            </w:pPr>
            <w:r w:rsidRPr="31A65990">
              <w:rPr>
                <w:rFonts w:eastAsia="Verdana" w:cs="Segoe UI"/>
                <w:sz w:val="18"/>
                <w:szCs w:val="18"/>
              </w:rPr>
              <w:t xml:space="preserve">DTx e </w:t>
            </w:r>
            <w:r w:rsidR="003C478E" w:rsidRPr="31A65990">
              <w:rPr>
                <w:rFonts w:eastAsia="Verdana" w:cs="Segoe UI"/>
                <w:sz w:val="18"/>
                <w:szCs w:val="18"/>
              </w:rPr>
              <w:t>INCM</w:t>
            </w:r>
          </w:p>
        </w:tc>
        <w:tc>
          <w:tcPr>
            <w:tcW w:w="1813" w:type="dxa"/>
            <w:vAlign w:val="center"/>
          </w:tcPr>
          <w:p w14:paraId="5F750A74" w14:textId="5CB5C2D1" w:rsidR="00602FA8" w:rsidRDefault="008B6628">
            <w:pPr>
              <w:spacing w:after="0"/>
              <w:jc w:val="center"/>
              <w:rPr>
                <w:rFonts w:eastAsia="Verdana" w:cs="Segoe UI"/>
                <w:sz w:val="18"/>
                <w:szCs w:val="18"/>
              </w:rPr>
            </w:pPr>
            <w:r w:rsidRPr="31A65990">
              <w:rPr>
                <w:rFonts w:eastAsia="Verdana" w:cs="Segoe UI"/>
                <w:sz w:val="18"/>
                <w:szCs w:val="18"/>
              </w:rPr>
              <w:t>dd/mm/</w:t>
            </w:r>
            <w:r w:rsidR="003C478E" w:rsidRPr="31A65990">
              <w:rPr>
                <w:rFonts w:eastAsia="Verdana" w:cs="Segoe UI"/>
                <w:sz w:val="18"/>
                <w:szCs w:val="18"/>
              </w:rPr>
              <w:t>2026</w:t>
            </w:r>
          </w:p>
        </w:tc>
        <w:tc>
          <w:tcPr>
            <w:tcW w:w="1254" w:type="dxa"/>
            <w:vAlign w:val="center"/>
          </w:tcPr>
          <w:p w14:paraId="5F750A75" w14:textId="77777777" w:rsidR="00602FA8" w:rsidRDefault="008B6628">
            <w:pPr>
              <w:spacing w:after="0"/>
              <w:jc w:val="center"/>
              <w:rPr>
                <w:rFonts w:eastAsia="Verdana" w:cs="Segoe UI"/>
                <w:sz w:val="18"/>
                <w:szCs w:val="18"/>
              </w:rPr>
            </w:pPr>
            <w:r>
              <w:rPr>
                <w:rFonts w:eastAsia="Verdana" w:cs="Segoe UI"/>
                <w:sz w:val="18"/>
                <w:szCs w:val="18"/>
              </w:rPr>
              <w:t>E0</w:t>
            </w:r>
          </w:p>
        </w:tc>
        <w:tc>
          <w:tcPr>
            <w:tcW w:w="1241" w:type="dxa"/>
            <w:vAlign w:val="center"/>
          </w:tcPr>
          <w:p w14:paraId="5F750A76" w14:textId="0ED3E873" w:rsidR="00602FA8" w:rsidRDefault="2542B42F">
            <w:pPr>
              <w:spacing w:after="0"/>
              <w:jc w:val="center"/>
              <w:rPr>
                <w:rFonts w:eastAsia="Verdana" w:cs="Segoe UI"/>
                <w:sz w:val="18"/>
                <w:szCs w:val="18"/>
              </w:rPr>
            </w:pPr>
            <w:r w:rsidRPr="31A65990">
              <w:rPr>
                <w:rFonts w:eastAsia="Verdana" w:cs="Segoe UI"/>
                <w:sz w:val="18"/>
                <w:szCs w:val="18"/>
              </w:rPr>
              <w:t>A</w:t>
            </w:r>
            <w:r w:rsidR="700CDD11" w:rsidRPr="31A65990">
              <w:rPr>
                <w:rFonts w:eastAsia="Verdana" w:cs="Segoe UI"/>
                <w:sz w:val="18"/>
                <w:szCs w:val="18"/>
              </w:rPr>
              <w:t>0</w:t>
            </w:r>
          </w:p>
        </w:tc>
      </w:tr>
      <w:tr w:rsidR="007F43F0" w14:paraId="5F750A7F" w14:textId="77777777" w:rsidTr="7EEE55BF">
        <w:trPr>
          <w:trHeight w:val="262"/>
        </w:trPr>
        <w:tc>
          <w:tcPr>
            <w:tcW w:w="562" w:type="dxa"/>
            <w:vAlign w:val="center"/>
          </w:tcPr>
          <w:p w14:paraId="5F750A78" w14:textId="77777777" w:rsidR="00602FA8" w:rsidRDefault="008B6628" w:rsidP="31A65990">
            <w:pPr>
              <w:spacing w:after="0"/>
              <w:jc w:val="center"/>
              <w:rPr>
                <w:rFonts w:eastAsia="Verdana" w:cs="Segoe UI"/>
                <w:b/>
                <w:bCs/>
                <w:sz w:val="18"/>
                <w:szCs w:val="18"/>
              </w:rPr>
            </w:pPr>
            <w:r w:rsidRPr="31A65990">
              <w:rPr>
                <w:rFonts w:eastAsia="Verdana" w:cs="Segoe UI"/>
                <w:b/>
                <w:bCs/>
                <w:sz w:val="18"/>
                <w:szCs w:val="18"/>
              </w:rPr>
              <w:lastRenderedPageBreak/>
              <w:t>M1</w:t>
            </w:r>
          </w:p>
        </w:tc>
        <w:tc>
          <w:tcPr>
            <w:tcW w:w="4536" w:type="dxa"/>
            <w:vAlign w:val="center"/>
          </w:tcPr>
          <w:p w14:paraId="5F750A79" w14:textId="0A60D311" w:rsidR="00602FA8" w:rsidRDefault="6B12B9C1" w:rsidP="31A65990">
            <w:pPr>
              <w:pStyle w:val="paragraph"/>
              <w:spacing w:before="0" w:beforeAutospacing="0" w:after="0" w:afterAutospacing="0"/>
              <w:rPr>
                <w:rFonts w:eastAsia="Verdana" w:cs="Segoe UI"/>
                <w:b/>
                <w:bCs/>
                <w:sz w:val="18"/>
                <w:szCs w:val="18"/>
                <w:lang w:val="pt-PT"/>
              </w:rPr>
            </w:pPr>
            <w:r w:rsidRPr="31A65990">
              <w:rPr>
                <w:rStyle w:val="normaltextrun"/>
                <w:rFonts w:ascii="Segoe UI" w:eastAsiaTheme="majorEastAsia" w:hAnsi="Segoe UI"/>
                <w:b/>
                <w:bCs/>
                <w:sz w:val="18"/>
                <w:szCs w:val="18"/>
                <w:lang w:val="pt-BR"/>
              </w:rPr>
              <w:t xml:space="preserve">Aprovação </w:t>
            </w:r>
            <w:r w:rsidR="008B6628" w:rsidRPr="31A65990">
              <w:rPr>
                <w:rStyle w:val="normaltextrun"/>
                <w:rFonts w:ascii="Segoe UI" w:eastAsiaTheme="majorEastAsia" w:hAnsi="Segoe UI"/>
                <w:b/>
                <w:bCs/>
                <w:sz w:val="18"/>
                <w:szCs w:val="18"/>
                <w:lang w:val="pt-BR"/>
              </w:rPr>
              <w:t>de datasets</w:t>
            </w:r>
          </w:p>
        </w:tc>
        <w:tc>
          <w:tcPr>
            <w:tcW w:w="2913" w:type="dxa"/>
            <w:vAlign w:val="center"/>
          </w:tcPr>
          <w:p w14:paraId="5F750A7A" w14:textId="77777777" w:rsidR="00602FA8" w:rsidRDefault="008B6628" w:rsidP="007A45A8">
            <w:pPr>
              <w:spacing w:after="0"/>
              <w:jc w:val="center"/>
              <w:rPr>
                <w:rFonts w:eastAsia="Verdana" w:cs="Segoe UI"/>
                <w:b/>
                <w:sz w:val="18"/>
                <w:szCs w:val="18"/>
                <w:lang w:val="pt-PT"/>
              </w:rPr>
            </w:pPr>
            <w:r>
              <w:rPr>
                <w:rFonts w:eastAsia="Segoe UI" w:cs="Segoe UI"/>
                <w:sz w:val="18"/>
                <w:szCs w:val="18"/>
                <w:lang w:val="pt-PT"/>
              </w:rPr>
              <w:t>Email de Confirmação e aceitação</w:t>
            </w:r>
          </w:p>
        </w:tc>
        <w:tc>
          <w:tcPr>
            <w:tcW w:w="1482" w:type="dxa"/>
            <w:vAlign w:val="center"/>
          </w:tcPr>
          <w:p w14:paraId="5F750A7B" w14:textId="500F9EA2" w:rsidR="00602FA8" w:rsidRDefault="003C478E" w:rsidP="31A65990">
            <w:pPr>
              <w:spacing w:after="0"/>
              <w:jc w:val="center"/>
              <w:rPr>
                <w:rFonts w:eastAsia="Verdana" w:cs="Segoe UI"/>
                <w:b/>
                <w:bCs/>
                <w:sz w:val="18"/>
                <w:szCs w:val="18"/>
              </w:rPr>
            </w:pPr>
            <w:r w:rsidRPr="31A65990">
              <w:rPr>
                <w:rFonts w:eastAsia="Verdana" w:cs="Segoe UI"/>
                <w:sz w:val="18"/>
                <w:szCs w:val="18"/>
              </w:rPr>
              <w:t>INCM</w:t>
            </w:r>
          </w:p>
        </w:tc>
        <w:tc>
          <w:tcPr>
            <w:tcW w:w="1813" w:type="dxa"/>
            <w:vAlign w:val="center"/>
          </w:tcPr>
          <w:p w14:paraId="5F750A7C" w14:textId="77777777" w:rsidR="00602FA8" w:rsidRDefault="00602FA8">
            <w:pPr>
              <w:spacing w:after="0"/>
              <w:jc w:val="center"/>
              <w:rPr>
                <w:rFonts w:eastAsia="Verdana" w:cs="Segoe UI"/>
                <w:b/>
                <w:sz w:val="18"/>
                <w:szCs w:val="18"/>
              </w:rPr>
            </w:pPr>
          </w:p>
        </w:tc>
        <w:tc>
          <w:tcPr>
            <w:tcW w:w="1254" w:type="dxa"/>
            <w:vAlign w:val="center"/>
          </w:tcPr>
          <w:p w14:paraId="5F750A7D" w14:textId="77777777" w:rsidR="00602FA8" w:rsidRDefault="008B6628">
            <w:pPr>
              <w:spacing w:after="0"/>
              <w:jc w:val="center"/>
              <w:rPr>
                <w:rFonts w:eastAsia="Verdana" w:cs="Segoe UI"/>
                <w:b/>
                <w:sz w:val="18"/>
                <w:szCs w:val="18"/>
              </w:rPr>
            </w:pPr>
            <w:r>
              <w:rPr>
                <w:rFonts w:eastAsia="Verdana" w:cs="Segoe UI"/>
                <w:sz w:val="18"/>
                <w:szCs w:val="18"/>
              </w:rPr>
              <w:t>E1</w:t>
            </w:r>
          </w:p>
        </w:tc>
        <w:tc>
          <w:tcPr>
            <w:tcW w:w="1241" w:type="dxa"/>
            <w:vAlign w:val="center"/>
          </w:tcPr>
          <w:p w14:paraId="5F750A7E" w14:textId="77777777" w:rsidR="00602FA8" w:rsidRDefault="008B6628">
            <w:pPr>
              <w:spacing w:after="0"/>
              <w:jc w:val="center"/>
              <w:rPr>
                <w:rFonts w:eastAsia="Verdana" w:cs="Segoe UI"/>
                <w:b/>
                <w:sz w:val="18"/>
                <w:szCs w:val="18"/>
              </w:rPr>
            </w:pPr>
            <w:r>
              <w:rPr>
                <w:rFonts w:eastAsia="Verdana" w:cs="Segoe UI"/>
                <w:sz w:val="18"/>
                <w:szCs w:val="18"/>
              </w:rPr>
              <w:t>A2</w:t>
            </w:r>
          </w:p>
        </w:tc>
      </w:tr>
      <w:tr w:rsidR="007F43F0" w14:paraId="5F750A8F" w14:textId="77777777" w:rsidTr="7EEE55BF">
        <w:trPr>
          <w:trHeight w:val="262"/>
        </w:trPr>
        <w:tc>
          <w:tcPr>
            <w:tcW w:w="562" w:type="dxa"/>
            <w:vAlign w:val="center"/>
          </w:tcPr>
          <w:p w14:paraId="5F750A88" w14:textId="24C866D8" w:rsidR="007A45A8" w:rsidRDefault="7A8575ED" w:rsidP="7EEE55BF">
            <w:pPr>
              <w:spacing w:after="0"/>
              <w:jc w:val="center"/>
              <w:rPr>
                <w:rFonts w:eastAsia="Verdana" w:cs="Segoe UI"/>
                <w:b/>
                <w:bCs/>
                <w:sz w:val="18"/>
                <w:szCs w:val="18"/>
                <w:lang w:val="pt-BR"/>
              </w:rPr>
            </w:pPr>
            <w:r w:rsidRPr="7EEE55BF">
              <w:rPr>
                <w:rFonts w:eastAsia="Verdana" w:cs="Segoe UI"/>
                <w:b/>
                <w:bCs/>
                <w:sz w:val="18"/>
                <w:szCs w:val="18"/>
                <w:lang w:val="pt-BR"/>
              </w:rPr>
              <w:t>M</w:t>
            </w:r>
            <w:r w:rsidR="713D1BFC" w:rsidRPr="7EEE55BF">
              <w:rPr>
                <w:rFonts w:eastAsia="Verdana" w:cs="Segoe UI"/>
                <w:b/>
                <w:bCs/>
                <w:sz w:val="18"/>
                <w:szCs w:val="18"/>
                <w:lang w:val="pt-BR"/>
              </w:rPr>
              <w:t>2</w:t>
            </w:r>
          </w:p>
        </w:tc>
        <w:tc>
          <w:tcPr>
            <w:tcW w:w="4536" w:type="dxa"/>
            <w:vAlign w:val="center"/>
          </w:tcPr>
          <w:p w14:paraId="5F750A89" w14:textId="4C7C8F08" w:rsidR="007A45A8" w:rsidRPr="009A40FA" w:rsidRDefault="599020BB" w:rsidP="31A65990">
            <w:pPr>
              <w:spacing w:after="0"/>
              <w:rPr>
                <w:rFonts w:eastAsia="Verdana" w:cs="Segoe UI"/>
                <w:b/>
                <w:bCs/>
                <w:sz w:val="18"/>
                <w:szCs w:val="18"/>
                <w:lang w:val="pt-PT"/>
              </w:rPr>
            </w:pPr>
            <w:r w:rsidRPr="31A65990">
              <w:rPr>
                <w:rFonts w:eastAsia="Verdana" w:cs="Segoe UI"/>
                <w:b/>
                <w:bCs/>
                <w:sz w:val="18"/>
                <w:szCs w:val="18"/>
                <w:lang w:val="pt-BR"/>
              </w:rPr>
              <w:t>Aprovação do</w:t>
            </w:r>
            <w:r w:rsidR="003C478E" w:rsidRPr="31A65990">
              <w:rPr>
                <w:rFonts w:eastAsia="Verdana" w:cs="Segoe UI"/>
                <w:b/>
                <w:bCs/>
                <w:sz w:val="18"/>
                <w:szCs w:val="18"/>
                <w:lang w:val="pt-BR"/>
              </w:rPr>
              <w:t xml:space="preserve"> relatório com os resultados obtidos</w:t>
            </w:r>
          </w:p>
        </w:tc>
        <w:tc>
          <w:tcPr>
            <w:tcW w:w="2913" w:type="dxa"/>
            <w:vAlign w:val="center"/>
          </w:tcPr>
          <w:p w14:paraId="5F750A8A" w14:textId="77777777" w:rsidR="007A45A8" w:rsidRDefault="007A45A8" w:rsidP="007A45A8">
            <w:pPr>
              <w:spacing w:after="0"/>
              <w:jc w:val="center"/>
              <w:rPr>
                <w:rFonts w:eastAsia="Verdana" w:cs="Segoe UI"/>
                <w:b/>
                <w:sz w:val="18"/>
                <w:szCs w:val="18"/>
                <w:lang w:val="pt-PT"/>
              </w:rPr>
            </w:pPr>
            <w:r>
              <w:rPr>
                <w:rFonts w:eastAsia="Segoe UI" w:cs="Segoe UI"/>
                <w:sz w:val="18"/>
                <w:szCs w:val="18"/>
                <w:lang w:val="pt-PT"/>
              </w:rPr>
              <w:t>Email de Confirmação e aceitação</w:t>
            </w:r>
          </w:p>
        </w:tc>
        <w:tc>
          <w:tcPr>
            <w:tcW w:w="1482" w:type="dxa"/>
            <w:vAlign w:val="center"/>
          </w:tcPr>
          <w:p w14:paraId="5F750A8B" w14:textId="4CF7C954" w:rsidR="007A45A8" w:rsidRDefault="003C478E" w:rsidP="007A45A8">
            <w:pPr>
              <w:spacing w:after="0"/>
              <w:jc w:val="center"/>
              <w:rPr>
                <w:rFonts w:eastAsia="Verdana" w:cs="Segoe UI"/>
                <w:sz w:val="18"/>
                <w:szCs w:val="18"/>
              </w:rPr>
            </w:pPr>
            <w:r w:rsidRPr="31A65990">
              <w:rPr>
                <w:rFonts w:eastAsia="Verdana" w:cs="Segoe UI"/>
                <w:sz w:val="18"/>
                <w:szCs w:val="18"/>
              </w:rPr>
              <w:t>INCM</w:t>
            </w:r>
          </w:p>
        </w:tc>
        <w:tc>
          <w:tcPr>
            <w:tcW w:w="1813" w:type="dxa"/>
            <w:vAlign w:val="center"/>
          </w:tcPr>
          <w:p w14:paraId="5F750A8C" w14:textId="77777777" w:rsidR="007A45A8" w:rsidRDefault="007A45A8" w:rsidP="007A45A8">
            <w:pPr>
              <w:spacing w:after="0"/>
              <w:jc w:val="center"/>
              <w:rPr>
                <w:rFonts w:eastAsia="Verdana" w:cs="Segoe UI"/>
                <w:b/>
                <w:sz w:val="18"/>
                <w:szCs w:val="18"/>
              </w:rPr>
            </w:pPr>
          </w:p>
        </w:tc>
        <w:tc>
          <w:tcPr>
            <w:tcW w:w="1254" w:type="dxa"/>
            <w:vAlign w:val="center"/>
          </w:tcPr>
          <w:p w14:paraId="5F750A8D" w14:textId="47FC851A" w:rsidR="007A45A8" w:rsidRDefault="00B905A8" w:rsidP="007A45A8">
            <w:pPr>
              <w:spacing w:after="0"/>
              <w:jc w:val="center"/>
              <w:rPr>
                <w:rFonts w:eastAsia="Verdana" w:cs="Segoe UI"/>
                <w:sz w:val="18"/>
                <w:szCs w:val="18"/>
              </w:rPr>
            </w:pPr>
            <w:r>
              <w:rPr>
                <w:rFonts w:eastAsia="Verdana" w:cs="Segoe UI"/>
                <w:sz w:val="18"/>
                <w:szCs w:val="18"/>
              </w:rPr>
              <w:t>E2</w:t>
            </w:r>
          </w:p>
        </w:tc>
        <w:tc>
          <w:tcPr>
            <w:tcW w:w="1241" w:type="dxa"/>
            <w:vAlign w:val="center"/>
          </w:tcPr>
          <w:p w14:paraId="5F750A8E" w14:textId="5F0EACE5" w:rsidR="007A45A8" w:rsidRPr="00B905A8" w:rsidRDefault="00B905A8" w:rsidP="007A45A8">
            <w:pPr>
              <w:spacing w:after="0"/>
              <w:jc w:val="center"/>
              <w:rPr>
                <w:rFonts w:eastAsia="Verdana" w:cs="Segoe UI"/>
                <w:bCs/>
                <w:sz w:val="18"/>
                <w:szCs w:val="18"/>
              </w:rPr>
            </w:pPr>
            <w:r w:rsidRPr="00B905A8">
              <w:rPr>
                <w:rFonts w:eastAsia="Verdana" w:cs="Segoe UI"/>
                <w:bCs/>
                <w:sz w:val="18"/>
                <w:szCs w:val="18"/>
              </w:rPr>
              <w:t>A4</w:t>
            </w:r>
          </w:p>
        </w:tc>
      </w:tr>
      <w:tr w:rsidR="007F43F0" w14:paraId="5F750A9F" w14:textId="77777777" w:rsidTr="7EEE55BF">
        <w:trPr>
          <w:trHeight w:val="262"/>
        </w:trPr>
        <w:tc>
          <w:tcPr>
            <w:tcW w:w="562" w:type="dxa"/>
            <w:vAlign w:val="center"/>
          </w:tcPr>
          <w:p w14:paraId="5F750A98" w14:textId="3F58EA36" w:rsidR="00602FA8" w:rsidRDefault="0CFC29E0" w:rsidP="7EEE55BF">
            <w:pPr>
              <w:spacing w:after="0"/>
              <w:jc w:val="center"/>
              <w:rPr>
                <w:rFonts w:eastAsia="Verdana" w:cs="Segoe UI"/>
                <w:b/>
                <w:bCs/>
                <w:sz w:val="18"/>
                <w:szCs w:val="18"/>
                <w:lang w:val="pt-BR"/>
              </w:rPr>
            </w:pPr>
            <w:r w:rsidRPr="7EEE55BF">
              <w:rPr>
                <w:rFonts w:eastAsia="Verdana" w:cs="Segoe UI"/>
                <w:b/>
                <w:bCs/>
                <w:sz w:val="18"/>
                <w:szCs w:val="18"/>
              </w:rPr>
              <w:t>M</w:t>
            </w:r>
            <w:r w:rsidR="2E678DB4" w:rsidRPr="7EEE55BF">
              <w:rPr>
                <w:rFonts w:eastAsia="Verdana" w:cs="Segoe UI"/>
                <w:b/>
                <w:bCs/>
                <w:sz w:val="18"/>
                <w:szCs w:val="18"/>
              </w:rPr>
              <w:t>3</w:t>
            </w:r>
          </w:p>
        </w:tc>
        <w:tc>
          <w:tcPr>
            <w:tcW w:w="4536" w:type="dxa"/>
            <w:vAlign w:val="center"/>
          </w:tcPr>
          <w:p w14:paraId="5F750A99" w14:textId="5522ED6D" w:rsidR="00602FA8" w:rsidRDefault="008B6628">
            <w:pPr>
              <w:spacing w:after="0"/>
              <w:rPr>
                <w:rFonts w:eastAsia="Verdana" w:cs="Segoe UI"/>
                <w:b/>
                <w:sz w:val="18"/>
                <w:szCs w:val="18"/>
                <w:lang w:val="pt-PT"/>
              </w:rPr>
            </w:pPr>
            <w:r>
              <w:rPr>
                <w:rFonts w:eastAsia="Verdana" w:cs="Segoe UI"/>
                <w:b/>
                <w:sz w:val="18"/>
                <w:szCs w:val="18"/>
                <w:lang w:val="pt-PT"/>
              </w:rPr>
              <w:t>Aceitação do Projeto pel</w:t>
            </w:r>
            <w:r w:rsidR="00DE29C1">
              <w:rPr>
                <w:rFonts w:eastAsia="Verdana" w:cs="Segoe UI"/>
                <w:b/>
                <w:sz w:val="18"/>
                <w:szCs w:val="18"/>
                <w:lang w:val="pt-PT"/>
              </w:rPr>
              <w:t xml:space="preserve">a </w:t>
            </w:r>
            <w:proofErr w:type="spellStart"/>
            <w:r w:rsidR="00DE29C1">
              <w:rPr>
                <w:rFonts w:eastAsia="Verdana" w:cs="Segoe UI"/>
                <w:b/>
                <w:sz w:val="18"/>
                <w:szCs w:val="18"/>
                <w:lang w:val="pt-PT"/>
              </w:rPr>
              <w:t>INCM</w:t>
            </w:r>
            <w:proofErr w:type="spellEnd"/>
            <w:r>
              <w:rPr>
                <w:rFonts w:eastAsia="Verdana" w:cs="Segoe UI"/>
                <w:b/>
                <w:sz w:val="18"/>
                <w:szCs w:val="18"/>
                <w:lang w:val="pt-PT"/>
              </w:rPr>
              <w:t xml:space="preserve"> - Encerramento do Projeto</w:t>
            </w:r>
          </w:p>
        </w:tc>
        <w:tc>
          <w:tcPr>
            <w:tcW w:w="2913" w:type="dxa"/>
            <w:vAlign w:val="center"/>
          </w:tcPr>
          <w:p w14:paraId="5F750A9A" w14:textId="77777777" w:rsidR="00602FA8" w:rsidRDefault="008B6628" w:rsidP="007A45A8">
            <w:pPr>
              <w:spacing w:after="0"/>
              <w:jc w:val="center"/>
              <w:rPr>
                <w:rFonts w:eastAsia="Verdana" w:cs="Segoe UI"/>
                <w:b/>
                <w:sz w:val="18"/>
                <w:szCs w:val="18"/>
              </w:rPr>
            </w:pPr>
            <w:proofErr w:type="spellStart"/>
            <w:r>
              <w:rPr>
                <w:rFonts w:eastAsia="Verdana" w:cs="Segoe UI"/>
                <w:sz w:val="18"/>
                <w:szCs w:val="18"/>
              </w:rPr>
              <w:t>Reunião</w:t>
            </w:r>
            <w:proofErr w:type="spellEnd"/>
            <w:r>
              <w:rPr>
                <w:rFonts w:eastAsia="Verdana" w:cs="Segoe UI"/>
                <w:sz w:val="18"/>
                <w:szCs w:val="18"/>
              </w:rPr>
              <w:t xml:space="preserve"> e </w:t>
            </w:r>
            <w:proofErr w:type="spellStart"/>
            <w:r>
              <w:rPr>
                <w:rFonts w:eastAsia="Verdana" w:cs="Segoe UI"/>
                <w:sz w:val="18"/>
                <w:szCs w:val="18"/>
              </w:rPr>
              <w:t>Relatório</w:t>
            </w:r>
            <w:proofErr w:type="spellEnd"/>
          </w:p>
        </w:tc>
        <w:tc>
          <w:tcPr>
            <w:tcW w:w="1482" w:type="dxa"/>
            <w:vAlign w:val="center"/>
          </w:tcPr>
          <w:p w14:paraId="5F750A9B" w14:textId="2677AFC8" w:rsidR="00602FA8" w:rsidRDefault="008B6628" w:rsidP="31A65990">
            <w:pPr>
              <w:spacing w:after="0"/>
              <w:jc w:val="center"/>
              <w:rPr>
                <w:rFonts w:eastAsia="Verdana" w:cs="Segoe UI"/>
                <w:sz w:val="18"/>
                <w:szCs w:val="18"/>
              </w:rPr>
            </w:pPr>
            <w:r w:rsidRPr="31A65990">
              <w:rPr>
                <w:rFonts w:eastAsia="Verdana" w:cs="Segoe UI"/>
                <w:sz w:val="18"/>
                <w:szCs w:val="18"/>
              </w:rPr>
              <w:t xml:space="preserve">DTx e </w:t>
            </w:r>
            <w:r w:rsidR="003C478E" w:rsidRPr="31A65990">
              <w:rPr>
                <w:rFonts w:eastAsia="Verdana" w:cs="Segoe UI"/>
                <w:sz w:val="18"/>
                <w:szCs w:val="18"/>
              </w:rPr>
              <w:t>INCM</w:t>
            </w:r>
          </w:p>
        </w:tc>
        <w:tc>
          <w:tcPr>
            <w:tcW w:w="1813" w:type="dxa"/>
            <w:vAlign w:val="center"/>
          </w:tcPr>
          <w:p w14:paraId="5F750A9C" w14:textId="77777777" w:rsidR="00602FA8" w:rsidRDefault="00602FA8">
            <w:pPr>
              <w:spacing w:after="0"/>
              <w:jc w:val="center"/>
              <w:rPr>
                <w:rFonts w:eastAsia="Verdana" w:cs="Segoe UI"/>
                <w:b/>
                <w:sz w:val="18"/>
                <w:szCs w:val="18"/>
              </w:rPr>
            </w:pPr>
          </w:p>
        </w:tc>
        <w:tc>
          <w:tcPr>
            <w:tcW w:w="1254" w:type="dxa"/>
            <w:vAlign w:val="center"/>
          </w:tcPr>
          <w:p w14:paraId="5F750A9D" w14:textId="1CA31F2F" w:rsidR="00602FA8" w:rsidRPr="00361B61" w:rsidRDefault="008B6628">
            <w:pPr>
              <w:spacing w:after="0"/>
              <w:jc w:val="center"/>
              <w:rPr>
                <w:rFonts w:eastAsia="Verdana" w:cs="Segoe UI"/>
                <w:sz w:val="18"/>
                <w:szCs w:val="18"/>
              </w:rPr>
            </w:pPr>
            <w:r w:rsidRPr="31A65990">
              <w:rPr>
                <w:rFonts w:eastAsia="Verdana" w:cs="Segoe UI"/>
                <w:sz w:val="18"/>
                <w:szCs w:val="18"/>
              </w:rPr>
              <w:t>E</w:t>
            </w:r>
            <w:r w:rsidR="00B905A8">
              <w:rPr>
                <w:rFonts w:eastAsia="Verdana" w:cs="Segoe UI"/>
                <w:sz w:val="18"/>
                <w:szCs w:val="18"/>
              </w:rPr>
              <w:t>3</w:t>
            </w:r>
          </w:p>
        </w:tc>
        <w:tc>
          <w:tcPr>
            <w:tcW w:w="1241" w:type="dxa"/>
            <w:vAlign w:val="center"/>
          </w:tcPr>
          <w:p w14:paraId="5F750A9E" w14:textId="2D4D0C98" w:rsidR="00602FA8" w:rsidRPr="006B1CBB" w:rsidRDefault="58A7DBA9">
            <w:pPr>
              <w:spacing w:after="0"/>
              <w:jc w:val="center"/>
              <w:rPr>
                <w:rFonts w:eastAsia="Verdana" w:cs="Segoe UI"/>
                <w:sz w:val="18"/>
                <w:szCs w:val="18"/>
              </w:rPr>
            </w:pPr>
            <w:r w:rsidRPr="31A65990">
              <w:rPr>
                <w:rFonts w:eastAsia="Verdana" w:cs="Segoe UI"/>
                <w:sz w:val="18"/>
                <w:szCs w:val="18"/>
              </w:rPr>
              <w:t>A1</w:t>
            </w:r>
          </w:p>
        </w:tc>
      </w:tr>
    </w:tbl>
    <w:p w14:paraId="5F750AA0" w14:textId="77777777" w:rsidR="00602FA8" w:rsidRDefault="00602FA8">
      <w:pPr>
        <w:rPr>
          <w:rFonts w:cs="Segoe UI"/>
        </w:rPr>
      </w:pPr>
    </w:p>
    <w:p w14:paraId="5F750AA1" w14:textId="77777777" w:rsidR="00602FA8" w:rsidRDefault="008B6628">
      <w:pPr>
        <w:pStyle w:val="Heading2"/>
        <w:numPr>
          <w:ilvl w:val="1"/>
          <w:numId w:val="3"/>
        </w:numPr>
        <w:ind w:left="709"/>
        <w:rPr>
          <w:color w:val="002060"/>
          <w:sz w:val="22"/>
          <w:szCs w:val="22"/>
          <w:lang w:val="pt-PT"/>
        </w:rPr>
      </w:pPr>
      <w:r>
        <w:rPr>
          <w:color w:val="002060"/>
          <w:sz w:val="22"/>
          <w:szCs w:val="22"/>
          <w:lang w:val="pt-PT"/>
        </w:rPr>
        <w:t xml:space="preserve">Disseminação e Valorização dos Resultados </w:t>
      </w:r>
    </w:p>
    <w:tbl>
      <w:tblPr>
        <w:tblStyle w:val="TableGrid"/>
        <w:tblW w:w="13902"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4106"/>
        <w:gridCol w:w="1976"/>
        <w:gridCol w:w="6478"/>
        <w:gridCol w:w="1342"/>
      </w:tblGrid>
      <w:tr w:rsidR="00602FA8" w14:paraId="5F750AA6" w14:textId="77777777" w:rsidTr="7EEE55BF">
        <w:trPr>
          <w:cantSplit/>
          <w:trHeight w:val="137"/>
          <w:tblHeader/>
          <w:jc w:val="center"/>
        </w:trPr>
        <w:tc>
          <w:tcPr>
            <w:tcW w:w="4106" w:type="dxa"/>
            <w:shd w:val="clear" w:color="auto" w:fill="F2F2F2" w:themeFill="background1" w:themeFillShade="F2"/>
            <w:vAlign w:val="center"/>
          </w:tcPr>
          <w:p w14:paraId="5F750AA2" w14:textId="77777777" w:rsidR="00602FA8" w:rsidRDefault="008B6628">
            <w:pPr>
              <w:spacing w:after="0"/>
              <w:jc w:val="center"/>
              <w:rPr>
                <w:rFonts w:eastAsia="Verdana" w:cs="Segoe UI"/>
                <w:b/>
                <w:sz w:val="18"/>
                <w:szCs w:val="18"/>
                <w:lang w:val="en-US"/>
              </w:rPr>
            </w:pPr>
            <w:r>
              <w:rPr>
                <w:rFonts w:eastAsia="Verdana" w:cs="Segoe UI"/>
                <w:b/>
                <w:sz w:val="18"/>
                <w:szCs w:val="18"/>
                <w:lang w:val="en-US"/>
              </w:rPr>
              <w:t>Tipo</w:t>
            </w:r>
          </w:p>
        </w:tc>
        <w:tc>
          <w:tcPr>
            <w:tcW w:w="1976" w:type="dxa"/>
            <w:shd w:val="clear" w:color="auto" w:fill="F2F2F2" w:themeFill="background1" w:themeFillShade="F2"/>
            <w:vAlign w:val="center"/>
          </w:tcPr>
          <w:p w14:paraId="5F750AA3"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Quantidade</w:t>
            </w:r>
            <w:proofErr w:type="spellEnd"/>
          </w:p>
        </w:tc>
        <w:tc>
          <w:tcPr>
            <w:tcW w:w="6478" w:type="dxa"/>
            <w:shd w:val="clear" w:color="auto" w:fill="F2F2F2" w:themeFill="background1" w:themeFillShade="F2"/>
            <w:vAlign w:val="center"/>
          </w:tcPr>
          <w:p w14:paraId="5F750AA4" w14:textId="77777777" w:rsidR="00602FA8" w:rsidRDefault="008B6628">
            <w:pPr>
              <w:spacing w:after="0"/>
              <w:jc w:val="center"/>
              <w:rPr>
                <w:rFonts w:eastAsia="Verdana" w:cs="Segoe UI"/>
                <w:b/>
                <w:sz w:val="18"/>
                <w:szCs w:val="18"/>
                <w:lang w:val="en-US"/>
              </w:rPr>
            </w:pPr>
            <w:proofErr w:type="spellStart"/>
            <w:r>
              <w:rPr>
                <w:rFonts w:eastAsia="Verdana" w:cs="Segoe UI"/>
                <w:b/>
                <w:sz w:val="18"/>
                <w:szCs w:val="18"/>
                <w:lang w:val="en-US"/>
              </w:rPr>
              <w:t>Descrição</w:t>
            </w:r>
            <w:proofErr w:type="spellEnd"/>
            <w:r>
              <w:rPr>
                <w:rFonts w:eastAsia="Verdana" w:cs="Segoe UI"/>
                <w:b/>
                <w:sz w:val="18"/>
                <w:szCs w:val="18"/>
                <w:lang w:val="en-US"/>
              </w:rPr>
              <w:t>/</w:t>
            </w:r>
            <w:proofErr w:type="spellStart"/>
            <w:r>
              <w:rPr>
                <w:rFonts w:eastAsia="Verdana" w:cs="Segoe UI"/>
                <w:b/>
                <w:sz w:val="18"/>
                <w:szCs w:val="18"/>
                <w:lang w:val="en-US"/>
              </w:rPr>
              <w:t>Observações</w:t>
            </w:r>
            <w:proofErr w:type="spellEnd"/>
          </w:p>
        </w:tc>
        <w:tc>
          <w:tcPr>
            <w:tcW w:w="1342" w:type="dxa"/>
            <w:shd w:val="clear" w:color="auto" w:fill="F2F2F2" w:themeFill="background1" w:themeFillShade="F2"/>
            <w:vAlign w:val="center"/>
          </w:tcPr>
          <w:p w14:paraId="5F750AA5" w14:textId="1219D079" w:rsidR="00602FA8" w:rsidRDefault="008B6628" w:rsidP="00BD2DCC">
            <w:pPr>
              <w:spacing w:after="0"/>
              <w:jc w:val="center"/>
              <w:rPr>
                <w:rFonts w:eastAsia="Verdana" w:cs="Segoe UI"/>
                <w:b/>
                <w:bCs/>
                <w:sz w:val="18"/>
                <w:szCs w:val="18"/>
                <w:lang w:val="en-US"/>
              </w:rPr>
            </w:pPr>
            <w:proofErr w:type="spellStart"/>
            <w:r w:rsidRPr="7EEE55BF">
              <w:rPr>
                <w:rFonts w:eastAsia="Verdana" w:cs="Segoe UI"/>
                <w:b/>
                <w:bCs/>
                <w:sz w:val="18"/>
                <w:szCs w:val="18"/>
                <w:lang w:val="en-US"/>
              </w:rPr>
              <w:t>At</w:t>
            </w:r>
            <w:r w:rsidR="00BD2DCC">
              <w:rPr>
                <w:rFonts w:eastAsia="Verdana" w:cs="Segoe UI"/>
                <w:b/>
                <w:bCs/>
                <w:sz w:val="18"/>
                <w:szCs w:val="18"/>
                <w:lang w:val="en-US"/>
              </w:rPr>
              <w:t>i</w:t>
            </w:r>
            <w:r w:rsidRPr="7EEE55BF">
              <w:rPr>
                <w:rFonts w:eastAsia="Verdana" w:cs="Segoe UI"/>
                <w:b/>
                <w:bCs/>
                <w:sz w:val="18"/>
                <w:szCs w:val="18"/>
                <w:lang w:val="en-US"/>
              </w:rPr>
              <w:t>vidade</w:t>
            </w:r>
            <w:proofErr w:type="spellEnd"/>
            <w:r w:rsidRPr="7EEE55BF">
              <w:rPr>
                <w:rFonts w:eastAsia="Verdana" w:cs="Segoe UI"/>
                <w:b/>
                <w:bCs/>
                <w:sz w:val="18"/>
                <w:szCs w:val="18"/>
                <w:lang w:val="en-US"/>
              </w:rPr>
              <w:t xml:space="preserve"> </w:t>
            </w:r>
            <w:proofErr w:type="spellStart"/>
            <w:r w:rsidRPr="7EEE55BF">
              <w:rPr>
                <w:rFonts w:eastAsia="Verdana" w:cs="Segoe UI"/>
                <w:b/>
                <w:bCs/>
                <w:sz w:val="18"/>
                <w:szCs w:val="18"/>
                <w:lang w:val="en-US"/>
              </w:rPr>
              <w:t>Relacionada</w:t>
            </w:r>
            <w:proofErr w:type="spellEnd"/>
          </w:p>
        </w:tc>
      </w:tr>
      <w:tr w:rsidR="00602FA8" w14:paraId="5F750AAB" w14:textId="77777777" w:rsidTr="7EEE55BF">
        <w:trPr>
          <w:cantSplit/>
          <w:trHeight w:val="175"/>
          <w:tblHeader/>
          <w:jc w:val="center"/>
        </w:trPr>
        <w:tc>
          <w:tcPr>
            <w:tcW w:w="41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5F750AA7" w14:textId="77777777" w:rsidR="00602FA8" w:rsidRDefault="008B6628">
            <w:pPr>
              <w:spacing w:after="0"/>
              <w:rPr>
                <w:rFonts w:eastAsia="Verdana" w:cs="Segoe UI"/>
                <w:b/>
                <w:sz w:val="18"/>
                <w:szCs w:val="18"/>
                <w:lang w:val="en-US"/>
              </w:rPr>
            </w:pPr>
            <w:proofErr w:type="spellStart"/>
            <w:r w:rsidRPr="62809017">
              <w:rPr>
                <w:rFonts w:eastAsia="Verdana" w:cs="Segoe UI"/>
                <w:b/>
                <w:bCs/>
                <w:sz w:val="18"/>
                <w:szCs w:val="18"/>
                <w:lang w:val="en-US"/>
              </w:rPr>
              <w:t>Publicações</w:t>
            </w:r>
            <w:proofErr w:type="spellEnd"/>
            <w:r w:rsidRPr="62809017">
              <w:rPr>
                <w:rFonts w:eastAsia="Verdana" w:cs="Segoe UI"/>
                <w:b/>
                <w:bCs/>
                <w:sz w:val="18"/>
                <w:szCs w:val="18"/>
                <w:lang w:val="en-US"/>
              </w:rPr>
              <w:t xml:space="preserve"> </w:t>
            </w:r>
            <w:proofErr w:type="spellStart"/>
            <w:r w:rsidRPr="62809017">
              <w:rPr>
                <w:rFonts w:eastAsia="Verdana" w:cs="Segoe UI"/>
                <w:b/>
                <w:bCs/>
                <w:sz w:val="18"/>
                <w:szCs w:val="18"/>
                <w:lang w:val="en-US"/>
              </w:rPr>
              <w:t>Científicas</w:t>
            </w:r>
            <w:proofErr w:type="spellEnd"/>
          </w:p>
        </w:tc>
        <w:tc>
          <w:tcPr>
            <w:tcW w:w="19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AA8" w14:textId="77777777" w:rsidR="00602FA8" w:rsidRDefault="008B6628" w:rsidP="00142249">
            <w:pPr>
              <w:spacing w:after="0"/>
              <w:jc w:val="center"/>
              <w:rPr>
                <w:rFonts w:eastAsia="Verdana" w:cs="Segoe UI"/>
                <w:sz w:val="18"/>
                <w:szCs w:val="18"/>
              </w:rPr>
            </w:pPr>
            <w:r>
              <w:rPr>
                <w:rFonts w:eastAsia="Verdana" w:cs="Segoe UI"/>
                <w:sz w:val="18"/>
                <w:szCs w:val="18"/>
                <w:lang w:val="pt-BR"/>
              </w:rPr>
              <w:t>1</w:t>
            </w:r>
          </w:p>
        </w:tc>
        <w:tc>
          <w:tcPr>
            <w:tcW w:w="64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F750AA9" w14:textId="63092FC7" w:rsidR="00602FA8" w:rsidRPr="006B1CBB" w:rsidRDefault="0A2DD7AB">
            <w:pPr>
              <w:spacing w:after="0"/>
              <w:rPr>
                <w:rFonts w:eastAsia="Verdana" w:cs="Segoe UI"/>
                <w:sz w:val="18"/>
                <w:szCs w:val="18"/>
                <w:lang w:val="pt-PT"/>
              </w:rPr>
            </w:pPr>
            <w:r w:rsidRPr="31A65990">
              <w:rPr>
                <w:rFonts w:eastAsia="Verdana" w:cs="Segoe UI"/>
                <w:sz w:val="18"/>
                <w:szCs w:val="18"/>
                <w:lang w:val="pt-BR"/>
              </w:rPr>
              <w:t>Escrita de um a</w:t>
            </w:r>
            <w:r w:rsidR="386F600C" w:rsidRPr="31A65990">
              <w:rPr>
                <w:rFonts w:eastAsia="Verdana" w:cs="Segoe UI"/>
                <w:sz w:val="18"/>
                <w:szCs w:val="18"/>
                <w:lang w:val="pt-BR"/>
              </w:rPr>
              <w:t xml:space="preserve">rtigo científico </w:t>
            </w:r>
            <w:r w:rsidRPr="31A65990">
              <w:rPr>
                <w:rFonts w:eastAsia="Verdana" w:cs="Segoe UI"/>
                <w:sz w:val="18"/>
                <w:szCs w:val="18"/>
                <w:lang w:val="pt-BR"/>
              </w:rPr>
              <w:t>na temática d</w:t>
            </w:r>
            <w:r w:rsidR="003C478E" w:rsidRPr="31A65990">
              <w:rPr>
                <w:rFonts w:eastAsia="Verdana" w:cs="Segoe UI"/>
                <w:sz w:val="18"/>
                <w:szCs w:val="18"/>
                <w:lang w:val="pt-BR"/>
              </w:rPr>
              <w:t>o projeto</w:t>
            </w:r>
            <w:r w:rsidR="115F45BC" w:rsidRPr="31A65990">
              <w:rPr>
                <w:rFonts w:eastAsia="Verdana" w:cs="Segoe UI"/>
                <w:sz w:val="18"/>
                <w:szCs w:val="18"/>
                <w:lang w:val="pt-BR"/>
              </w:rPr>
              <w:t>, publicado em</w:t>
            </w:r>
            <w:r w:rsidR="623C9319" w:rsidRPr="31A65990">
              <w:rPr>
                <w:rFonts w:eastAsia="Verdana" w:cs="Segoe UI"/>
                <w:sz w:val="18"/>
                <w:szCs w:val="18"/>
                <w:lang w:val="pt-BR"/>
              </w:rPr>
              <w:t xml:space="preserve"> revista</w:t>
            </w:r>
            <w:r w:rsidR="227B25B3" w:rsidRPr="31A65990">
              <w:rPr>
                <w:rFonts w:eastAsia="Verdana" w:cs="Segoe UI"/>
                <w:sz w:val="18"/>
                <w:szCs w:val="18"/>
                <w:lang w:val="pt-BR"/>
              </w:rPr>
              <w:t xml:space="preserve"> </w:t>
            </w:r>
            <w:r w:rsidR="623C9319" w:rsidRPr="31A65990">
              <w:rPr>
                <w:rFonts w:eastAsia="Verdana" w:cs="Segoe UI"/>
                <w:sz w:val="18"/>
                <w:szCs w:val="18"/>
                <w:lang w:val="pt-BR"/>
              </w:rPr>
              <w:t>ou conferência naciona</w:t>
            </w:r>
            <w:r w:rsidR="227B25B3" w:rsidRPr="31A65990">
              <w:rPr>
                <w:rFonts w:eastAsia="Verdana" w:cs="Segoe UI"/>
                <w:sz w:val="18"/>
                <w:szCs w:val="18"/>
                <w:lang w:val="pt-BR"/>
              </w:rPr>
              <w:t>l</w:t>
            </w:r>
            <w:r w:rsidR="623C9319" w:rsidRPr="31A65990">
              <w:rPr>
                <w:rFonts w:eastAsia="Verdana" w:cs="Segoe UI"/>
                <w:sz w:val="18"/>
                <w:szCs w:val="18"/>
                <w:lang w:val="pt-BR"/>
              </w:rPr>
              <w:t xml:space="preserve"> ou internaciona</w:t>
            </w:r>
            <w:r w:rsidR="227B25B3" w:rsidRPr="31A65990">
              <w:rPr>
                <w:rFonts w:eastAsia="Verdana" w:cs="Segoe UI"/>
                <w:sz w:val="18"/>
                <w:szCs w:val="18"/>
                <w:lang w:val="pt-BR"/>
              </w:rPr>
              <w:t>l</w:t>
            </w:r>
            <w:r w:rsidR="623C9319" w:rsidRPr="31A65990">
              <w:rPr>
                <w:rFonts w:eastAsia="Verdana" w:cs="Segoe UI"/>
                <w:sz w:val="18"/>
                <w:szCs w:val="18"/>
                <w:lang w:val="pt-BR"/>
              </w:rPr>
              <w:t>.</w:t>
            </w:r>
          </w:p>
        </w:tc>
        <w:tc>
          <w:tcPr>
            <w:tcW w:w="13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AAA" w14:textId="5AABAAEB" w:rsidR="00602FA8" w:rsidRDefault="386F600C" w:rsidP="31A65990">
            <w:pPr>
              <w:spacing w:after="0"/>
              <w:jc w:val="center"/>
              <w:rPr>
                <w:rFonts w:eastAsia="Verdana" w:cs="Segoe UI"/>
                <w:b/>
                <w:bCs/>
                <w:sz w:val="18"/>
                <w:szCs w:val="18"/>
                <w:lang w:val="en-US"/>
              </w:rPr>
            </w:pPr>
            <w:r w:rsidRPr="31A65990">
              <w:rPr>
                <w:rFonts w:eastAsia="Verdana" w:cs="Segoe UI"/>
                <w:b/>
                <w:bCs/>
                <w:sz w:val="18"/>
                <w:szCs w:val="18"/>
                <w:lang w:val="en-US"/>
              </w:rPr>
              <w:t>A</w:t>
            </w:r>
            <w:r w:rsidR="00BD2DCC">
              <w:rPr>
                <w:rFonts w:eastAsia="Verdana" w:cs="Segoe UI"/>
                <w:b/>
                <w:bCs/>
                <w:sz w:val="18"/>
                <w:szCs w:val="18"/>
                <w:lang w:val="en-US"/>
              </w:rPr>
              <w:t>5</w:t>
            </w:r>
          </w:p>
        </w:tc>
      </w:tr>
      <w:tr w:rsidR="00602FA8" w14:paraId="5F750ABF" w14:textId="77777777" w:rsidTr="7EEE55BF">
        <w:trPr>
          <w:cantSplit/>
          <w:trHeight w:val="271"/>
          <w:tblHeader/>
          <w:jc w:val="center"/>
        </w:trPr>
        <w:tc>
          <w:tcPr>
            <w:tcW w:w="410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5F750ABB" w14:textId="77777777" w:rsidR="00602FA8" w:rsidRDefault="008B6628">
            <w:pPr>
              <w:spacing w:after="0"/>
              <w:rPr>
                <w:rFonts w:eastAsia="Verdana" w:cs="Segoe UI"/>
                <w:b/>
                <w:sz w:val="18"/>
                <w:szCs w:val="18"/>
                <w:lang w:val="en-US"/>
              </w:rPr>
            </w:pPr>
            <w:r>
              <w:rPr>
                <w:rFonts w:eastAsia="Verdana" w:cs="Segoe UI"/>
                <w:b/>
                <w:sz w:val="18"/>
                <w:szCs w:val="18"/>
                <w:lang w:val="en-US"/>
              </w:rPr>
              <w:t>Outros</w:t>
            </w:r>
          </w:p>
        </w:tc>
        <w:tc>
          <w:tcPr>
            <w:tcW w:w="1976"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ABC" w14:textId="035E3763" w:rsidR="00602FA8" w:rsidRDefault="0A2DD7AB" w:rsidP="31A65990">
            <w:pPr>
              <w:spacing w:after="0"/>
              <w:jc w:val="center"/>
              <w:rPr>
                <w:rFonts w:eastAsia="Verdana" w:cs="Segoe UI"/>
                <w:b/>
                <w:bCs/>
                <w:sz w:val="18"/>
                <w:szCs w:val="18"/>
                <w:lang w:val="en-US"/>
              </w:rPr>
            </w:pPr>
            <w:r w:rsidRPr="31A65990">
              <w:rPr>
                <w:rFonts w:eastAsia="Verdana" w:cs="Segoe UI"/>
                <w:b/>
                <w:bCs/>
                <w:sz w:val="18"/>
                <w:szCs w:val="18"/>
                <w:lang w:val="en-US"/>
              </w:rPr>
              <w:t>-</w:t>
            </w:r>
          </w:p>
        </w:tc>
        <w:tc>
          <w:tcPr>
            <w:tcW w:w="647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ABD" w14:textId="04AFEE50" w:rsidR="00602FA8" w:rsidRDefault="0A2DD7AB" w:rsidP="31A65990">
            <w:pPr>
              <w:spacing w:after="0"/>
              <w:jc w:val="center"/>
              <w:rPr>
                <w:rFonts w:eastAsia="Verdana" w:cs="Segoe UI"/>
                <w:b/>
                <w:bCs/>
                <w:sz w:val="18"/>
                <w:szCs w:val="18"/>
                <w:lang w:val="en-US"/>
              </w:rPr>
            </w:pPr>
            <w:r w:rsidRPr="31A65990">
              <w:rPr>
                <w:rFonts w:eastAsia="Verdana" w:cs="Segoe UI"/>
                <w:b/>
                <w:bCs/>
                <w:sz w:val="18"/>
                <w:szCs w:val="18"/>
                <w:lang w:val="en-US"/>
              </w:rPr>
              <w:t>-</w:t>
            </w:r>
          </w:p>
        </w:tc>
        <w:tc>
          <w:tcPr>
            <w:tcW w:w="134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50ABE" w14:textId="0D8649D5" w:rsidR="00602FA8" w:rsidRDefault="0A2DD7AB" w:rsidP="31A65990">
            <w:pPr>
              <w:spacing w:after="0"/>
              <w:jc w:val="center"/>
              <w:rPr>
                <w:rFonts w:eastAsia="Verdana" w:cs="Segoe UI"/>
                <w:b/>
                <w:bCs/>
                <w:sz w:val="18"/>
                <w:szCs w:val="18"/>
                <w:lang w:val="en-US"/>
              </w:rPr>
            </w:pPr>
            <w:r w:rsidRPr="31A65990">
              <w:rPr>
                <w:rFonts w:eastAsia="Verdana" w:cs="Segoe UI"/>
                <w:b/>
                <w:bCs/>
                <w:sz w:val="18"/>
                <w:szCs w:val="18"/>
                <w:lang w:val="en-US"/>
              </w:rPr>
              <w:t>-</w:t>
            </w:r>
          </w:p>
        </w:tc>
      </w:tr>
    </w:tbl>
    <w:p w14:paraId="5F750AC0" w14:textId="77777777" w:rsidR="00602FA8" w:rsidRDefault="00602FA8">
      <w:pPr>
        <w:rPr>
          <w:rFonts w:cs="Segoe UI"/>
        </w:rPr>
      </w:pPr>
    </w:p>
    <w:p w14:paraId="5F750AC1" w14:textId="77777777" w:rsidR="00602FA8" w:rsidRPr="004E391F" w:rsidRDefault="008B6628">
      <w:pPr>
        <w:pStyle w:val="Heading1"/>
        <w:numPr>
          <w:ilvl w:val="0"/>
          <w:numId w:val="3"/>
        </w:numPr>
        <w:ind w:left="426" w:hanging="426"/>
        <w:jc w:val="both"/>
        <w:rPr>
          <w:rFonts w:cs="Segoe UI"/>
          <w:color w:val="002060"/>
          <w:sz w:val="24"/>
          <w:lang w:val="pt-PT"/>
        </w:rPr>
      </w:pPr>
      <w:r w:rsidRPr="004E391F">
        <w:rPr>
          <w:rFonts w:cs="Segoe UI"/>
          <w:color w:val="002060"/>
          <w:sz w:val="24"/>
          <w:lang w:val="pt-PT"/>
        </w:rPr>
        <w:t xml:space="preserve">Plano de Transição Tecnológico para o Associado  </w:t>
      </w:r>
    </w:p>
    <w:p w14:paraId="5F750AC2" w14:textId="77777777" w:rsidR="00602FA8" w:rsidRPr="009A40FA" w:rsidRDefault="008B6628">
      <w:pPr>
        <w:pStyle w:val="NormalWeb"/>
        <w:spacing w:before="0" w:beforeAutospacing="0" w:after="0" w:afterAutospacing="0"/>
        <w:rPr>
          <w:rFonts w:ascii="Segoe UI" w:hAnsi="Segoe UI" w:cs="Segoe UI"/>
          <w:color w:val="000000" w:themeColor="text1"/>
          <w:sz w:val="20"/>
          <w:szCs w:val="20"/>
          <w:lang w:val="pt-PT"/>
        </w:rPr>
      </w:pPr>
      <w:r>
        <w:rPr>
          <w:rFonts w:ascii="Segoe UI" w:hAnsi="Segoe UI" w:cs="Segoe UI"/>
          <w:color w:val="000000" w:themeColor="text1"/>
          <w:sz w:val="20"/>
          <w:szCs w:val="20"/>
          <w:lang w:val="pt-PT"/>
        </w:rPr>
        <w:t>Principais requisitos a assegurar no plano de transição tecnológico do Associado.</w:t>
      </w:r>
    </w:p>
    <w:p w14:paraId="5F750AC3" w14:textId="77777777" w:rsidR="00602FA8" w:rsidRPr="009A40FA" w:rsidRDefault="00602FA8">
      <w:pPr>
        <w:pStyle w:val="NormalWeb"/>
        <w:spacing w:before="0" w:beforeAutospacing="0" w:after="0" w:afterAutospacing="0"/>
        <w:rPr>
          <w:rFonts w:ascii="Segoe UI" w:hAnsi="Segoe UI" w:cs="Segoe UI"/>
          <w:color w:val="000000" w:themeColor="text1"/>
          <w:sz w:val="20"/>
          <w:szCs w:val="20"/>
          <w:lang w:val="pt-PT"/>
        </w:rPr>
      </w:pP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400"/>
        <w:gridCol w:w="2989"/>
        <w:gridCol w:w="3240"/>
        <w:gridCol w:w="6172"/>
      </w:tblGrid>
      <w:tr w:rsidR="00602FA8" w:rsidRPr="00A069BE" w14:paraId="5F750AC8" w14:textId="77777777" w:rsidTr="31A65990">
        <w:tc>
          <w:tcPr>
            <w:tcW w:w="507" w:type="pct"/>
            <w:shd w:val="clear" w:color="auto" w:fill="F2F2F2" w:themeFill="background1" w:themeFillShade="F2"/>
          </w:tcPr>
          <w:p w14:paraId="5F750AC4" w14:textId="77777777" w:rsidR="00602FA8" w:rsidRDefault="008B6628">
            <w:pPr>
              <w:spacing w:after="0"/>
              <w:jc w:val="both"/>
              <w:rPr>
                <w:rFonts w:eastAsia="Segoe UI" w:cs="Segoe UI"/>
                <w:b/>
                <w:bCs/>
                <w:color w:val="000000" w:themeColor="text1"/>
                <w:sz w:val="18"/>
                <w:szCs w:val="18"/>
              </w:rPr>
            </w:pPr>
            <w:proofErr w:type="spellStart"/>
            <w:r>
              <w:rPr>
                <w:rFonts w:eastAsia="Segoe UI" w:cs="Segoe UI"/>
                <w:b/>
                <w:bCs/>
                <w:color w:val="000000" w:themeColor="text1"/>
                <w:sz w:val="18"/>
                <w:szCs w:val="18"/>
                <w:lang w:val="en-US"/>
              </w:rPr>
              <w:t>Entidade</w:t>
            </w:r>
            <w:proofErr w:type="spellEnd"/>
          </w:p>
        </w:tc>
        <w:tc>
          <w:tcPr>
            <w:tcW w:w="1083" w:type="pct"/>
            <w:shd w:val="clear" w:color="auto" w:fill="F2F2F2" w:themeFill="background1" w:themeFillShade="F2"/>
            <w:vAlign w:val="center"/>
          </w:tcPr>
          <w:p w14:paraId="5F750AC5" w14:textId="77777777" w:rsidR="00602FA8" w:rsidRPr="009A40FA" w:rsidRDefault="008B6628">
            <w:pPr>
              <w:spacing w:after="0"/>
              <w:jc w:val="center"/>
              <w:rPr>
                <w:rFonts w:eastAsia="Segoe UI" w:cs="Segoe UI"/>
                <w:b/>
                <w:bCs/>
                <w:color w:val="000000" w:themeColor="text1"/>
                <w:sz w:val="18"/>
                <w:szCs w:val="18"/>
                <w:lang w:val="pt-PT"/>
              </w:rPr>
            </w:pPr>
            <w:r>
              <w:rPr>
                <w:rFonts w:eastAsia="Segoe UI" w:cs="Segoe UI"/>
                <w:b/>
                <w:bCs/>
                <w:color w:val="000000" w:themeColor="text1"/>
                <w:sz w:val="18"/>
                <w:szCs w:val="18"/>
                <w:lang w:val="pt-PT"/>
              </w:rPr>
              <w:t>Responsável pelo Plano de Transição (TPO)</w:t>
            </w:r>
          </w:p>
        </w:tc>
        <w:tc>
          <w:tcPr>
            <w:tcW w:w="1174" w:type="pct"/>
            <w:shd w:val="clear" w:color="auto" w:fill="F2F2F2" w:themeFill="background1" w:themeFillShade="F2"/>
            <w:vAlign w:val="center"/>
          </w:tcPr>
          <w:p w14:paraId="5F750AC6" w14:textId="77777777" w:rsidR="00602FA8" w:rsidRPr="009A40FA" w:rsidRDefault="008B6628">
            <w:pPr>
              <w:spacing w:after="0"/>
              <w:jc w:val="center"/>
              <w:rPr>
                <w:rFonts w:eastAsia="Segoe UI" w:cs="Segoe UI"/>
                <w:b/>
                <w:bCs/>
                <w:color w:val="000000" w:themeColor="text1"/>
                <w:sz w:val="18"/>
                <w:szCs w:val="18"/>
                <w:lang w:val="pt-PT"/>
              </w:rPr>
            </w:pPr>
            <w:r>
              <w:rPr>
                <w:rFonts w:eastAsia="Segoe UI" w:cs="Segoe UI"/>
                <w:b/>
                <w:bCs/>
                <w:color w:val="000000" w:themeColor="text1"/>
                <w:sz w:val="18"/>
                <w:szCs w:val="18"/>
                <w:lang w:val="pt-PT"/>
              </w:rPr>
              <w:t xml:space="preserve">Outros departamentos que precisem de ficar envolvidos </w:t>
            </w:r>
          </w:p>
        </w:tc>
        <w:tc>
          <w:tcPr>
            <w:tcW w:w="2236" w:type="pct"/>
            <w:shd w:val="clear" w:color="auto" w:fill="F2F2F2" w:themeFill="background1" w:themeFillShade="F2"/>
            <w:vAlign w:val="center"/>
          </w:tcPr>
          <w:p w14:paraId="5F750AC7" w14:textId="77777777" w:rsidR="00602FA8" w:rsidRPr="009A40FA" w:rsidRDefault="008B6628">
            <w:pPr>
              <w:spacing w:after="0"/>
              <w:jc w:val="center"/>
              <w:rPr>
                <w:rFonts w:eastAsia="Segoe UI" w:cs="Segoe UI"/>
                <w:b/>
                <w:bCs/>
                <w:color w:val="000000" w:themeColor="text1"/>
                <w:sz w:val="18"/>
                <w:szCs w:val="18"/>
                <w:lang w:val="pt-PT"/>
              </w:rPr>
            </w:pPr>
            <w:r>
              <w:rPr>
                <w:rFonts w:eastAsia="Segoe UI" w:cs="Segoe UI"/>
                <w:b/>
                <w:bCs/>
                <w:color w:val="000000" w:themeColor="text1"/>
                <w:sz w:val="18"/>
                <w:szCs w:val="18"/>
                <w:lang w:val="pt-PT"/>
              </w:rPr>
              <w:t>Estrutura mínima para uma correta implementação do protótipo</w:t>
            </w:r>
          </w:p>
        </w:tc>
      </w:tr>
      <w:tr w:rsidR="00602FA8" w14:paraId="5F750ACD" w14:textId="77777777" w:rsidTr="31A65990">
        <w:trPr>
          <w:trHeight w:val="861"/>
        </w:trPr>
        <w:tc>
          <w:tcPr>
            <w:tcW w:w="507" w:type="pct"/>
            <w:vAlign w:val="center"/>
          </w:tcPr>
          <w:p w14:paraId="5F750AC9" w14:textId="1D32FC2C" w:rsidR="00602FA8" w:rsidRDefault="2599BE29">
            <w:pPr>
              <w:spacing w:after="0"/>
              <w:jc w:val="center"/>
              <w:rPr>
                <w:rFonts w:eastAsia="Segoe UI" w:cs="Segoe UI"/>
                <w:b/>
                <w:bCs/>
                <w:color w:val="000000" w:themeColor="text1"/>
                <w:sz w:val="18"/>
                <w:szCs w:val="18"/>
              </w:rPr>
            </w:pPr>
            <w:proofErr w:type="spellStart"/>
            <w:r w:rsidRPr="31A65990">
              <w:rPr>
                <w:rFonts w:eastAsia="Segoe UI" w:cs="Segoe UI"/>
                <w:b/>
                <w:bCs/>
                <w:color w:val="000000" w:themeColor="text1"/>
                <w:sz w:val="18"/>
                <w:szCs w:val="18"/>
                <w:lang w:val="pt-PT"/>
              </w:rPr>
              <w:t>INCM</w:t>
            </w:r>
            <w:proofErr w:type="spellEnd"/>
          </w:p>
        </w:tc>
        <w:tc>
          <w:tcPr>
            <w:tcW w:w="1083" w:type="pct"/>
            <w:vAlign w:val="center"/>
          </w:tcPr>
          <w:p w14:paraId="5F750ACA" w14:textId="58956A21" w:rsidR="00602FA8" w:rsidRPr="00284ADA" w:rsidRDefault="00591C15" w:rsidP="31A65990">
            <w:pPr>
              <w:spacing w:after="0"/>
              <w:jc w:val="center"/>
              <w:rPr>
                <w:rFonts w:eastAsia="Segoe UI" w:cs="Segoe UI"/>
                <w:color w:val="000000" w:themeColor="text1"/>
                <w:sz w:val="18"/>
                <w:szCs w:val="18"/>
                <w:lang w:val="pt-PT"/>
              </w:rPr>
            </w:pPr>
            <w:r w:rsidRPr="00284ADA">
              <w:rPr>
                <w:rFonts w:eastAsia="Segoe UI" w:cs="Segoe UI"/>
                <w:color w:val="000000" w:themeColor="text1"/>
                <w:sz w:val="18"/>
                <w:szCs w:val="18"/>
                <w:lang w:val="pt-PT"/>
              </w:rPr>
              <w:t>Orlando Rocha</w:t>
            </w:r>
            <w:r w:rsidR="00284ADA">
              <w:rPr>
                <w:rFonts w:eastAsia="Segoe UI" w:cs="Segoe UI"/>
                <w:color w:val="000000" w:themeColor="text1"/>
                <w:sz w:val="18"/>
                <w:szCs w:val="18"/>
                <w:lang w:val="pt-PT"/>
              </w:rPr>
              <w:t>,</w:t>
            </w:r>
            <w:r w:rsidR="00284ADA" w:rsidRPr="00284ADA">
              <w:rPr>
                <w:lang w:val="pt-PT"/>
              </w:rPr>
              <w:t xml:space="preserve"> </w:t>
            </w:r>
            <w:r w:rsidR="00284ADA" w:rsidRPr="00284ADA">
              <w:rPr>
                <w:rFonts w:eastAsia="Segoe UI" w:cs="Segoe UI"/>
                <w:color w:val="000000" w:themeColor="text1"/>
                <w:sz w:val="18"/>
                <w:szCs w:val="18"/>
                <w:lang w:val="pt-PT"/>
              </w:rPr>
              <w:t xml:space="preserve">AI </w:t>
            </w:r>
            <w:proofErr w:type="spellStart"/>
            <w:r w:rsidR="00284ADA" w:rsidRPr="00284ADA">
              <w:rPr>
                <w:rFonts w:eastAsia="Segoe UI" w:cs="Segoe UI"/>
                <w:color w:val="000000" w:themeColor="text1"/>
                <w:sz w:val="18"/>
                <w:szCs w:val="18"/>
                <w:lang w:val="pt-PT"/>
              </w:rPr>
              <w:t>Engineer</w:t>
            </w:r>
            <w:proofErr w:type="spellEnd"/>
            <w:r w:rsidR="00284ADA">
              <w:rPr>
                <w:rFonts w:eastAsia="Segoe UI" w:cs="Segoe UI"/>
                <w:color w:val="000000" w:themeColor="text1"/>
                <w:sz w:val="18"/>
                <w:szCs w:val="18"/>
                <w:lang w:val="pt-PT"/>
              </w:rPr>
              <w:t xml:space="preserve"> </w:t>
            </w:r>
            <w:proofErr w:type="spellStart"/>
            <w:r w:rsidR="00284ADA">
              <w:rPr>
                <w:rFonts w:eastAsia="Segoe UI" w:cs="Segoe UI"/>
                <w:color w:val="000000" w:themeColor="text1"/>
                <w:sz w:val="18"/>
                <w:szCs w:val="18"/>
                <w:lang w:val="pt-PT"/>
              </w:rPr>
              <w:t>INCM</w:t>
            </w:r>
            <w:proofErr w:type="spellEnd"/>
          </w:p>
        </w:tc>
        <w:tc>
          <w:tcPr>
            <w:tcW w:w="1174" w:type="pct"/>
            <w:vAlign w:val="center"/>
          </w:tcPr>
          <w:p w14:paraId="5F750ACB" w14:textId="158E5E58" w:rsidR="00602FA8" w:rsidRPr="00284ADA" w:rsidRDefault="00591C15" w:rsidP="31A65990">
            <w:pPr>
              <w:spacing w:after="0"/>
              <w:jc w:val="center"/>
              <w:rPr>
                <w:rFonts w:eastAsia="Segoe UI" w:cs="Segoe UI"/>
                <w:color w:val="000000" w:themeColor="text1"/>
                <w:sz w:val="18"/>
                <w:szCs w:val="18"/>
              </w:rPr>
            </w:pPr>
            <w:r w:rsidRPr="00284ADA">
              <w:rPr>
                <w:rFonts w:eastAsia="Segoe UI" w:cs="Segoe UI"/>
                <w:color w:val="000000" w:themeColor="text1"/>
                <w:sz w:val="18"/>
                <w:szCs w:val="18"/>
                <w:lang w:val="en-US"/>
              </w:rPr>
              <w:t>-</w:t>
            </w:r>
          </w:p>
        </w:tc>
        <w:tc>
          <w:tcPr>
            <w:tcW w:w="2236" w:type="pct"/>
            <w:vAlign w:val="center"/>
          </w:tcPr>
          <w:p w14:paraId="5F750ACC" w14:textId="11C60015" w:rsidR="00602FA8" w:rsidRPr="00284ADA" w:rsidRDefault="00591C15" w:rsidP="00591C15">
            <w:pPr>
              <w:spacing w:after="0"/>
              <w:jc w:val="center"/>
              <w:rPr>
                <w:color w:val="000000" w:themeColor="text1"/>
              </w:rPr>
            </w:pPr>
            <w:r w:rsidRPr="00284ADA">
              <w:rPr>
                <w:rFonts w:eastAsia="Segoe UI" w:cs="Segoe UI"/>
                <w:color w:val="000000" w:themeColor="text1"/>
                <w:sz w:val="18"/>
                <w:szCs w:val="18"/>
                <w:lang w:val="en-US"/>
              </w:rPr>
              <w:t>-</w:t>
            </w:r>
          </w:p>
        </w:tc>
      </w:tr>
    </w:tbl>
    <w:p w14:paraId="5F750ACE" w14:textId="77777777" w:rsidR="00602FA8" w:rsidRDefault="00602FA8">
      <w:pPr>
        <w:pStyle w:val="NormalWeb"/>
        <w:spacing w:before="0" w:beforeAutospacing="0" w:after="0" w:afterAutospacing="0"/>
        <w:rPr>
          <w:rFonts w:ascii="Segoe UI" w:hAnsi="Segoe UI" w:cs="Segoe UI"/>
          <w:color w:val="000000" w:themeColor="text1"/>
          <w:sz w:val="20"/>
          <w:szCs w:val="20"/>
        </w:rPr>
      </w:pPr>
    </w:p>
    <w:p w14:paraId="5F750ACF" w14:textId="77777777" w:rsidR="00602FA8" w:rsidRDefault="008B6628">
      <w:pPr>
        <w:ind w:left="229"/>
        <w:jc w:val="both"/>
        <w:rPr>
          <w:rFonts w:cs="Segoe UI"/>
          <w:b/>
          <w:bCs/>
          <w:color w:val="000000" w:themeColor="text1"/>
          <w:sz w:val="20"/>
          <w:szCs w:val="20"/>
        </w:rPr>
      </w:pPr>
      <w:r>
        <w:rPr>
          <w:rFonts w:cs="Segoe UI"/>
          <w:b/>
          <w:bCs/>
          <w:color w:val="000000" w:themeColor="text1"/>
          <w:sz w:val="20"/>
          <w:szCs w:val="20"/>
          <w:lang w:val="pt-PT"/>
        </w:rPr>
        <w:t>O TPO deve:</w:t>
      </w:r>
    </w:p>
    <w:p w14:paraId="5F750AD0" w14:textId="77777777" w:rsidR="00602FA8" w:rsidRPr="009A40FA" w:rsidRDefault="008B6628">
      <w:pPr>
        <w:numPr>
          <w:ilvl w:val="0"/>
          <w:numId w:val="12"/>
        </w:numPr>
        <w:jc w:val="both"/>
        <w:rPr>
          <w:rFonts w:cs="Segoe UI"/>
          <w:color w:val="000000" w:themeColor="text1"/>
          <w:sz w:val="20"/>
          <w:szCs w:val="20"/>
          <w:lang w:val="pt-PT"/>
        </w:rPr>
      </w:pPr>
      <w:r>
        <w:rPr>
          <w:rFonts w:cs="Segoe UI"/>
          <w:color w:val="000000" w:themeColor="text1"/>
          <w:sz w:val="20"/>
          <w:szCs w:val="20"/>
          <w:lang w:val="pt-PT"/>
        </w:rPr>
        <w:t>Possuir conhecimento técnico suficiente sobre os desenvolvimentos do projeto;</w:t>
      </w:r>
    </w:p>
    <w:p w14:paraId="5F750AD1" w14:textId="77777777" w:rsidR="00602FA8" w:rsidRPr="009A40FA" w:rsidRDefault="008B6628">
      <w:pPr>
        <w:numPr>
          <w:ilvl w:val="0"/>
          <w:numId w:val="12"/>
        </w:numPr>
        <w:jc w:val="both"/>
        <w:rPr>
          <w:rFonts w:cs="Segoe UI"/>
          <w:color w:val="000000" w:themeColor="text1"/>
          <w:sz w:val="20"/>
          <w:szCs w:val="20"/>
          <w:lang w:val="pt-PT"/>
        </w:rPr>
      </w:pPr>
      <w:r>
        <w:rPr>
          <w:rFonts w:cs="Segoe UI"/>
          <w:color w:val="000000" w:themeColor="text1"/>
          <w:sz w:val="20"/>
          <w:szCs w:val="20"/>
          <w:lang w:val="pt-PT"/>
        </w:rPr>
        <w:t>Estar disponível para ser informado de todo o conhecimento gerado sobre a tecnologia específica, garantindo autonomia de operação com os resultados tecnológicos esperados [</w:t>
      </w:r>
      <w:r>
        <w:rPr>
          <w:rFonts w:eastAsia="Times New Roman" w:cs="Segoe UI"/>
          <w:color w:val="000000" w:themeColor="text1"/>
          <w:sz w:val="20"/>
          <w:szCs w:val="20"/>
          <w:lang w:val="pt-PT"/>
        </w:rPr>
        <w:t>detalhados na secção 2</w:t>
      </w:r>
      <w:r>
        <w:rPr>
          <w:rFonts w:cs="Segoe UI"/>
          <w:color w:val="000000" w:themeColor="text1"/>
          <w:sz w:val="20"/>
          <w:szCs w:val="20"/>
          <w:lang w:val="pt-PT"/>
        </w:rPr>
        <w:t>];</w:t>
      </w:r>
    </w:p>
    <w:p w14:paraId="5F750AD2" w14:textId="75EA2C55" w:rsidR="00602FA8" w:rsidRPr="009A40FA" w:rsidRDefault="008B6628">
      <w:pPr>
        <w:numPr>
          <w:ilvl w:val="0"/>
          <w:numId w:val="12"/>
        </w:numPr>
        <w:jc w:val="both"/>
        <w:rPr>
          <w:rFonts w:cs="Segoe UI"/>
          <w:color w:val="000000" w:themeColor="text1"/>
          <w:sz w:val="20"/>
          <w:szCs w:val="20"/>
          <w:lang w:val="pt-PT"/>
        </w:rPr>
      </w:pPr>
      <w:r w:rsidRPr="31A65990">
        <w:rPr>
          <w:rFonts w:cs="Segoe UI"/>
          <w:color w:val="000000" w:themeColor="text1"/>
          <w:sz w:val="20"/>
          <w:szCs w:val="20"/>
          <w:lang w:val="pt-PT"/>
        </w:rPr>
        <w:t xml:space="preserve">Coordenar a implementação do projeto na estrutura </w:t>
      </w:r>
      <w:r w:rsidR="006B6D5D" w:rsidRPr="31A65990">
        <w:rPr>
          <w:rFonts w:cs="Segoe UI"/>
          <w:color w:val="000000" w:themeColor="text1"/>
          <w:sz w:val="20"/>
          <w:szCs w:val="20"/>
          <w:lang w:val="pt-PT"/>
        </w:rPr>
        <w:t xml:space="preserve">da </w:t>
      </w:r>
      <w:proofErr w:type="spellStart"/>
      <w:r w:rsidR="006B6D5D" w:rsidRPr="31A65990">
        <w:rPr>
          <w:rFonts w:cs="Segoe UI"/>
          <w:color w:val="000000" w:themeColor="text1"/>
          <w:sz w:val="20"/>
          <w:szCs w:val="20"/>
          <w:lang w:val="pt-PT"/>
        </w:rPr>
        <w:t>INCM</w:t>
      </w:r>
      <w:proofErr w:type="spellEnd"/>
      <w:r w:rsidRPr="31A65990">
        <w:rPr>
          <w:rFonts w:cs="Segoe UI"/>
          <w:color w:val="000000" w:themeColor="text1"/>
          <w:sz w:val="20"/>
          <w:szCs w:val="20"/>
          <w:lang w:val="pt-PT"/>
        </w:rPr>
        <w:t>.</w:t>
      </w:r>
    </w:p>
    <w:p w14:paraId="5F750AD3" w14:textId="77777777" w:rsidR="00602FA8" w:rsidRPr="009A40FA" w:rsidRDefault="008B6628">
      <w:pPr>
        <w:jc w:val="both"/>
        <w:rPr>
          <w:rFonts w:cs="Segoe UI"/>
          <w:b/>
          <w:bCs/>
          <w:color w:val="000000" w:themeColor="text1"/>
          <w:sz w:val="20"/>
          <w:szCs w:val="20"/>
          <w:lang w:val="pt-PT"/>
        </w:rPr>
      </w:pPr>
      <w:r>
        <w:rPr>
          <w:rFonts w:cs="Segoe UI"/>
          <w:b/>
          <w:bCs/>
          <w:color w:val="000000" w:themeColor="text1"/>
          <w:sz w:val="20"/>
          <w:szCs w:val="20"/>
          <w:lang w:val="pt-PT"/>
        </w:rPr>
        <w:t xml:space="preserve"> O plano de transição compreende:</w:t>
      </w:r>
    </w:p>
    <w:p w14:paraId="5F750AD4" w14:textId="77777777" w:rsidR="00602FA8" w:rsidRPr="009A40FA" w:rsidRDefault="008B6628">
      <w:pPr>
        <w:numPr>
          <w:ilvl w:val="0"/>
          <w:numId w:val="12"/>
        </w:numPr>
        <w:jc w:val="both"/>
        <w:rPr>
          <w:rFonts w:cs="Segoe UI"/>
          <w:color w:val="000000" w:themeColor="text1"/>
          <w:sz w:val="20"/>
          <w:szCs w:val="20"/>
          <w:lang w:val="pt-PT"/>
        </w:rPr>
      </w:pPr>
      <w:r>
        <w:rPr>
          <w:rFonts w:cs="Segoe UI"/>
          <w:color w:val="000000" w:themeColor="text1"/>
          <w:sz w:val="20"/>
          <w:szCs w:val="20"/>
          <w:lang w:val="pt-PT"/>
        </w:rPr>
        <w:t>Entrega dos resultados do projeto e sua documentação através das entregas planeadas na secção 7.2;</w:t>
      </w:r>
    </w:p>
    <w:p w14:paraId="5F750AD5" w14:textId="6E194812" w:rsidR="00602FA8" w:rsidRPr="009A40FA" w:rsidRDefault="008B6628">
      <w:pPr>
        <w:numPr>
          <w:ilvl w:val="0"/>
          <w:numId w:val="12"/>
        </w:numPr>
        <w:jc w:val="both"/>
        <w:rPr>
          <w:rFonts w:cs="Segoe UI"/>
          <w:color w:val="000000" w:themeColor="text1"/>
          <w:sz w:val="20"/>
          <w:szCs w:val="20"/>
          <w:lang w:val="pt-PT"/>
        </w:rPr>
      </w:pPr>
      <w:r w:rsidRPr="31A65990">
        <w:rPr>
          <w:rFonts w:cs="Segoe UI"/>
          <w:color w:val="000000" w:themeColor="text1"/>
          <w:sz w:val="20"/>
          <w:szCs w:val="20"/>
          <w:lang w:val="pt-PT"/>
        </w:rPr>
        <w:t xml:space="preserve">Todo o código de programação será entregue aberto para futura edição </w:t>
      </w:r>
      <w:r w:rsidR="006B6D5D" w:rsidRPr="31A65990">
        <w:rPr>
          <w:rFonts w:cs="Segoe UI"/>
          <w:color w:val="000000" w:themeColor="text1"/>
          <w:sz w:val="20"/>
          <w:szCs w:val="20"/>
          <w:lang w:val="pt-PT"/>
        </w:rPr>
        <w:t xml:space="preserve">pela </w:t>
      </w:r>
      <w:proofErr w:type="spellStart"/>
      <w:r w:rsidR="006B6D5D" w:rsidRPr="31A65990">
        <w:rPr>
          <w:rFonts w:cs="Segoe UI"/>
          <w:color w:val="000000" w:themeColor="text1"/>
          <w:sz w:val="20"/>
          <w:szCs w:val="20"/>
          <w:lang w:val="pt-PT"/>
        </w:rPr>
        <w:t>INCM</w:t>
      </w:r>
      <w:proofErr w:type="spellEnd"/>
      <w:r w:rsidRPr="31A65990">
        <w:rPr>
          <w:rFonts w:cs="Segoe UI"/>
          <w:color w:val="000000" w:themeColor="text1"/>
          <w:sz w:val="20"/>
          <w:szCs w:val="20"/>
          <w:lang w:val="pt-PT"/>
        </w:rPr>
        <w:t>;</w:t>
      </w:r>
    </w:p>
    <w:p w14:paraId="5F750AD6" w14:textId="77777777" w:rsidR="00602FA8" w:rsidRPr="009A40FA" w:rsidRDefault="008B6628">
      <w:pPr>
        <w:numPr>
          <w:ilvl w:val="0"/>
          <w:numId w:val="12"/>
        </w:numPr>
        <w:jc w:val="both"/>
        <w:rPr>
          <w:rFonts w:cs="Segoe UI"/>
          <w:color w:val="000000" w:themeColor="text1"/>
          <w:sz w:val="20"/>
          <w:szCs w:val="20"/>
          <w:lang w:val="pt-PT"/>
        </w:rPr>
      </w:pPr>
      <w:r>
        <w:rPr>
          <w:rFonts w:cs="Segoe UI"/>
          <w:color w:val="000000" w:themeColor="text1"/>
          <w:sz w:val="20"/>
          <w:szCs w:val="20"/>
          <w:lang w:val="pt-PT"/>
        </w:rPr>
        <w:t>Partilha de conhecimento técnico-científico</w:t>
      </w:r>
      <w:r>
        <w:rPr>
          <w:rFonts w:cs="Segoe UI"/>
          <w:color w:val="000000" w:themeColor="text1"/>
          <w:sz w:val="20"/>
          <w:szCs w:val="20"/>
          <w:lang w:val="pt-BR"/>
        </w:rPr>
        <w:t>.</w:t>
      </w:r>
    </w:p>
    <w:p w14:paraId="5F750AD7" w14:textId="77777777" w:rsidR="00602FA8" w:rsidRPr="009A40FA" w:rsidRDefault="00602FA8">
      <w:pPr>
        <w:ind w:left="720"/>
        <w:jc w:val="both"/>
        <w:rPr>
          <w:rFonts w:cs="Segoe UI"/>
          <w:color w:val="000000" w:themeColor="text1"/>
          <w:sz w:val="20"/>
          <w:szCs w:val="20"/>
          <w:lang w:val="pt-PT"/>
        </w:rPr>
      </w:pPr>
    </w:p>
    <w:p w14:paraId="5F750AD8" w14:textId="77777777" w:rsidR="00602FA8" w:rsidRDefault="008B6628">
      <w:pPr>
        <w:pStyle w:val="Heading1"/>
        <w:numPr>
          <w:ilvl w:val="0"/>
          <w:numId w:val="3"/>
        </w:numPr>
        <w:ind w:left="426" w:hanging="426"/>
        <w:jc w:val="both"/>
        <w:rPr>
          <w:rFonts w:cs="Segoe UI"/>
          <w:color w:val="002060"/>
          <w:sz w:val="24"/>
          <w:lang w:val="pt-PT"/>
        </w:rPr>
      </w:pPr>
      <w:r>
        <w:rPr>
          <w:rFonts w:cs="Segoe UI"/>
          <w:color w:val="002060"/>
          <w:sz w:val="24"/>
          <w:lang w:val="pt-PT"/>
        </w:rPr>
        <w:t xml:space="preserve">Riscos do Projeto – Técnicos e de Gestão </w:t>
      </w:r>
    </w:p>
    <w:tbl>
      <w:tblPr>
        <w:tblW w:w="5000"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00" w:firstRow="0" w:lastRow="0" w:firstColumn="0" w:lastColumn="0" w:noHBand="0" w:noVBand="1"/>
      </w:tblPr>
      <w:tblGrid>
        <w:gridCol w:w="679"/>
        <w:gridCol w:w="2852"/>
        <w:gridCol w:w="2766"/>
        <w:gridCol w:w="2766"/>
        <w:gridCol w:w="1066"/>
        <w:gridCol w:w="3672"/>
      </w:tblGrid>
      <w:tr w:rsidR="00602FA8" w:rsidRPr="00A069BE" w14:paraId="5F750ADF" w14:textId="77777777" w:rsidTr="31A65990">
        <w:trPr>
          <w:cantSplit/>
          <w:trHeight w:val="262"/>
          <w:jc w:val="center"/>
        </w:trPr>
        <w:tc>
          <w:tcPr>
            <w:tcW w:w="255" w:type="pct"/>
            <w:shd w:val="clear" w:color="auto" w:fill="F2F2F2" w:themeFill="background1" w:themeFillShade="F2"/>
            <w:vAlign w:val="center"/>
          </w:tcPr>
          <w:p w14:paraId="5F750AD9" w14:textId="77777777" w:rsidR="00602FA8" w:rsidRDefault="008B6628">
            <w:pPr>
              <w:keepNext/>
              <w:spacing w:after="0"/>
              <w:jc w:val="center"/>
              <w:rPr>
                <w:rFonts w:cs="Segoe UI"/>
                <w:b/>
                <w:sz w:val="18"/>
                <w:szCs w:val="18"/>
              </w:rPr>
            </w:pPr>
            <w:r>
              <w:rPr>
                <w:rFonts w:cs="Segoe UI"/>
                <w:b/>
                <w:sz w:val="18"/>
                <w:szCs w:val="18"/>
              </w:rPr>
              <w:t>Nº</w:t>
            </w:r>
          </w:p>
        </w:tc>
        <w:tc>
          <w:tcPr>
            <w:tcW w:w="989" w:type="pct"/>
            <w:shd w:val="clear" w:color="auto" w:fill="F2F2F2" w:themeFill="background1" w:themeFillShade="F2"/>
            <w:vAlign w:val="center"/>
          </w:tcPr>
          <w:p w14:paraId="5F750ADA" w14:textId="77777777" w:rsidR="00602FA8" w:rsidRDefault="008B6628">
            <w:pPr>
              <w:keepNext/>
              <w:spacing w:after="0"/>
              <w:jc w:val="center"/>
              <w:rPr>
                <w:rFonts w:cs="Segoe UI"/>
                <w:b/>
                <w:sz w:val="18"/>
                <w:szCs w:val="18"/>
              </w:rPr>
            </w:pPr>
            <w:proofErr w:type="spellStart"/>
            <w:r>
              <w:rPr>
                <w:rFonts w:cs="Segoe UI"/>
                <w:b/>
                <w:sz w:val="18"/>
                <w:szCs w:val="18"/>
              </w:rPr>
              <w:t>Descrição</w:t>
            </w:r>
            <w:proofErr w:type="spellEnd"/>
            <w:r>
              <w:rPr>
                <w:rFonts w:cs="Segoe UI"/>
                <w:b/>
                <w:sz w:val="18"/>
                <w:szCs w:val="18"/>
              </w:rPr>
              <w:t xml:space="preserve"> do </w:t>
            </w:r>
            <w:proofErr w:type="spellStart"/>
            <w:r>
              <w:rPr>
                <w:rFonts w:cs="Segoe UI"/>
                <w:b/>
                <w:sz w:val="18"/>
                <w:szCs w:val="18"/>
              </w:rPr>
              <w:t>Risco</w:t>
            </w:r>
            <w:proofErr w:type="spellEnd"/>
            <w:r>
              <w:rPr>
                <w:rFonts w:cs="Segoe UI"/>
                <w:b/>
                <w:sz w:val="18"/>
                <w:szCs w:val="18"/>
              </w:rPr>
              <w:t xml:space="preserve"> </w:t>
            </w:r>
          </w:p>
        </w:tc>
        <w:tc>
          <w:tcPr>
            <w:tcW w:w="1011" w:type="pct"/>
            <w:shd w:val="clear" w:color="auto" w:fill="F2F2F2" w:themeFill="background1" w:themeFillShade="F2"/>
            <w:vAlign w:val="center"/>
          </w:tcPr>
          <w:p w14:paraId="5F750ADB" w14:textId="77777777" w:rsidR="00602FA8" w:rsidRDefault="008B6628">
            <w:pPr>
              <w:keepNext/>
              <w:spacing w:after="0"/>
              <w:jc w:val="center"/>
              <w:rPr>
                <w:rFonts w:cs="Segoe UI"/>
                <w:b/>
                <w:sz w:val="18"/>
                <w:szCs w:val="18"/>
              </w:rPr>
            </w:pPr>
            <w:r>
              <w:rPr>
                <w:rFonts w:cs="Segoe UI"/>
                <w:b/>
                <w:sz w:val="18"/>
                <w:szCs w:val="18"/>
              </w:rPr>
              <w:t xml:space="preserve">Causa </w:t>
            </w:r>
            <w:proofErr w:type="spellStart"/>
            <w:r>
              <w:rPr>
                <w:rFonts w:cs="Segoe UI"/>
                <w:b/>
                <w:sz w:val="18"/>
                <w:szCs w:val="18"/>
              </w:rPr>
              <w:t>Raiz</w:t>
            </w:r>
            <w:proofErr w:type="spellEnd"/>
            <w:r>
              <w:rPr>
                <w:rFonts w:cs="Segoe UI"/>
                <w:b/>
                <w:sz w:val="18"/>
                <w:szCs w:val="18"/>
              </w:rPr>
              <w:t xml:space="preserve"> do </w:t>
            </w:r>
            <w:proofErr w:type="spellStart"/>
            <w:r>
              <w:rPr>
                <w:rFonts w:cs="Segoe UI"/>
                <w:b/>
                <w:sz w:val="18"/>
                <w:szCs w:val="18"/>
              </w:rPr>
              <w:t>Risco</w:t>
            </w:r>
            <w:proofErr w:type="spellEnd"/>
            <w:r>
              <w:rPr>
                <w:rFonts w:cs="Segoe UI"/>
                <w:b/>
                <w:sz w:val="18"/>
                <w:szCs w:val="18"/>
              </w:rPr>
              <w:t xml:space="preserve"> </w:t>
            </w:r>
          </w:p>
        </w:tc>
        <w:tc>
          <w:tcPr>
            <w:tcW w:w="1011" w:type="pct"/>
            <w:shd w:val="clear" w:color="auto" w:fill="F2F2F2" w:themeFill="background1" w:themeFillShade="F2"/>
            <w:vAlign w:val="center"/>
          </w:tcPr>
          <w:p w14:paraId="5F750ADC" w14:textId="77777777" w:rsidR="00602FA8" w:rsidRDefault="008B6628">
            <w:pPr>
              <w:keepNext/>
              <w:spacing w:after="0"/>
              <w:jc w:val="center"/>
              <w:rPr>
                <w:rFonts w:cs="Segoe UI"/>
                <w:b/>
                <w:sz w:val="18"/>
                <w:szCs w:val="18"/>
              </w:rPr>
            </w:pPr>
            <w:proofErr w:type="spellStart"/>
            <w:r>
              <w:rPr>
                <w:rFonts w:cs="Segoe UI"/>
                <w:b/>
                <w:sz w:val="18"/>
                <w:szCs w:val="18"/>
              </w:rPr>
              <w:t>Impacto</w:t>
            </w:r>
            <w:proofErr w:type="spellEnd"/>
            <w:r>
              <w:rPr>
                <w:rFonts w:cs="Segoe UI"/>
                <w:b/>
                <w:sz w:val="18"/>
                <w:szCs w:val="18"/>
              </w:rPr>
              <w:t xml:space="preserve"> do </w:t>
            </w:r>
            <w:proofErr w:type="spellStart"/>
            <w:r>
              <w:rPr>
                <w:rFonts w:cs="Segoe UI"/>
                <w:b/>
                <w:sz w:val="18"/>
                <w:szCs w:val="18"/>
              </w:rPr>
              <w:t>Risco</w:t>
            </w:r>
            <w:proofErr w:type="spellEnd"/>
            <w:r>
              <w:rPr>
                <w:rFonts w:cs="Segoe UI"/>
                <w:b/>
                <w:sz w:val="18"/>
                <w:szCs w:val="18"/>
              </w:rPr>
              <w:t xml:space="preserve"> </w:t>
            </w:r>
          </w:p>
        </w:tc>
        <w:tc>
          <w:tcPr>
            <w:tcW w:w="395" w:type="pct"/>
            <w:shd w:val="clear" w:color="auto" w:fill="F2F2F2" w:themeFill="background1" w:themeFillShade="F2"/>
            <w:vAlign w:val="center"/>
          </w:tcPr>
          <w:p w14:paraId="5F750ADD" w14:textId="77777777" w:rsidR="00602FA8" w:rsidRDefault="008B6628">
            <w:pPr>
              <w:keepNext/>
              <w:spacing w:after="0"/>
              <w:jc w:val="center"/>
              <w:rPr>
                <w:rFonts w:cs="Segoe UI"/>
                <w:b/>
                <w:sz w:val="18"/>
                <w:szCs w:val="18"/>
              </w:rPr>
            </w:pPr>
            <w:proofErr w:type="spellStart"/>
            <w:r>
              <w:rPr>
                <w:rFonts w:cs="Segoe UI"/>
                <w:b/>
                <w:sz w:val="18"/>
                <w:szCs w:val="18"/>
              </w:rPr>
              <w:t>Nível</w:t>
            </w:r>
            <w:proofErr w:type="spellEnd"/>
            <w:r>
              <w:rPr>
                <w:rFonts w:cs="Segoe UI"/>
                <w:b/>
                <w:sz w:val="18"/>
                <w:szCs w:val="18"/>
              </w:rPr>
              <w:t xml:space="preserve"> de </w:t>
            </w:r>
            <w:proofErr w:type="spellStart"/>
            <w:r>
              <w:rPr>
                <w:rFonts w:cs="Segoe UI"/>
                <w:b/>
                <w:sz w:val="18"/>
                <w:szCs w:val="18"/>
              </w:rPr>
              <w:t>Risco</w:t>
            </w:r>
            <w:proofErr w:type="spellEnd"/>
            <w:r>
              <w:rPr>
                <w:rFonts w:cs="Segoe UI"/>
                <w:b/>
                <w:sz w:val="18"/>
                <w:szCs w:val="18"/>
              </w:rPr>
              <w:t xml:space="preserve"> </w:t>
            </w:r>
          </w:p>
        </w:tc>
        <w:tc>
          <w:tcPr>
            <w:tcW w:w="1339" w:type="pct"/>
            <w:shd w:val="clear" w:color="auto" w:fill="F2F2F2" w:themeFill="background1" w:themeFillShade="F2"/>
            <w:vAlign w:val="center"/>
          </w:tcPr>
          <w:p w14:paraId="5F750ADE" w14:textId="77777777" w:rsidR="00602FA8" w:rsidRPr="009A40FA" w:rsidRDefault="008B6628">
            <w:pPr>
              <w:keepNext/>
              <w:spacing w:after="0"/>
              <w:jc w:val="center"/>
              <w:rPr>
                <w:rFonts w:cs="Segoe UI"/>
                <w:b/>
                <w:sz w:val="18"/>
                <w:szCs w:val="18"/>
                <w:lang w:val="pt-PT"/>
              </w:rPr>
            </w:pPr>
            <w:r>
              <w:rPr>
                <w:rFonts w:cs="Segoe UI"/>
                <w:b/>
                <w:sz w:val="18"/>
                <w:szCs w:val="18"/>
                <w:lang w:val="pt-PT"/>
              </w:rPr>
              <w:t xml:space="preserve">Plano de Resposta ao Risco </w:t>
            </w:r>
          </w:p>
        </w:tc>
      </w:tr>
      <w:tr w:rsidR="00602FA8" w:rsidRPr="00A069BE" w14:paraId="5F750AE8" w14:textId="77777777" w:rsidTr="31A65990">
        <w:trPr>
          <w:cantSplit/>
          <w:trHeight w:val="262"/>
          <w:jc w:val="center"/>
        </w:trPr>
        <w:tc>
          <w:tcPr>
            <w:tcW w:w="255" w:type="pct"/>
            <w:vAlign w:val="center"/>
          </w:tcPr>
          <w:p w14:paraId="5F750AE0" w14:textId="77777777" w:rsidR="00602FA8" w:rsidRDefault="008B6628">
            <w:pPr>
              <w:keepNext/>
              <w:spacing w:after="0"/>
              <w:ind w:left="-90"/>
              <w:jc w:val="center"/>
              <w:rPr>
                <w:sz w:val="18"/>
                <w:szCs w:val="18"/>
              </w:rPr>
            </w:pPr>
            <w:r>
              <w:rPr>
                <w:rFonts w:eastAsia="Segoe UI" w:cs="Segoe UI"/>
                <w:b/>
                <w:bCs/>
                <w:color w:val="000000" w:themeColor="text1"/>
                <w:sz w:val="18"/>
                <w:szCs w:val="18"/>
                <w:lang w:val="en-US"/>
              </w:rPr>
              <w:t>Rk1</w:t>
            </w:r>
          </w:p>
        </w:tc>
        <w:tc>
          <w:tcPr>
            <w:tcW w:w="989" w:type="pct"/>
            <w:vAlign w:val="center"/>
          </w:tcPr>
          <w:p w14:paraId="5F750AE1" w14:textId="77777777" w:rsidR="00602FA8" w:rsidRDefault="008B6628">
            <w:pPr>
              <w:keepNext/>
              <w:tabs>
                <w:tab w:val="center" w:pos="1258"/>
              </w:tabs>
              <w:spacing w:after="0"/>
              <w:rPr>
                <w:sz w:val="18"/>
                <w:szCs w:val="18"/>
              </w:rPr>
            </w:pPr>
            <w:r>
              <w:rPr>
                <w:rFonts w:eastAsia="Segoe UI" w:cs="Segoe UI"/>
                <w:color w:val="000000" w:themeColor="text1"/>
                <w:sz w:val="18"/>
                <w:szCs w:val="18"/>
                <w:lang w:val="pt-BR"/>
              </w:rPr>
              <w:t>Indisponibilidade de datasets adequados</w:t>
            </w:r>
            <w:r>
              <w:rPr>
                <w:sz w:val="18"/>
                <w:szCs w:val="18"/>
              </w:rPr>
              <w:tab/>
            </w:r>
          </w:p>
        </w:tc>
        <w:tc>
          <w:tcPr>
            <w:tcW w:w="1011" w:type="pct"/>
            <w:vAlign w:val="center"/>
          </w:tcPr>
          <w:p w14:paraId="5F750AE2" w14:textId="77777777" w:rsidR="00602FA8" w:rsidRPr="009A40FA" w:rsidRDefault="008B6628">
            <w:pPr>
              <w:pStyle w:val="ListParagraph"/>
              <w:keepNext/>
              <w:numPr>
                <w:ilvl w:val="0"/>
                <w:numId w:val="38"/>
              </w:numPr>
              <w:spacing w:after="0"/>
              <w:ind w:left="171" w:hanging="171"/>
              <w:rPr>
                <w:rFonts w:eastAsia="Segoe UI" w:cs="Segoe UI"/>
                <w:color w:val="000000" w:themeColor="text1"/>
                <w:sz w:val="18"/>
                <w:szCs w:val="18"/>
                <w:lang w:val="pt-PT"/>
              </w:rPr>
            </w:pPr>
            <w:r>
              <w:rPr>
                <w:rFonts w:eastAsia="Segoe UI" w:cs="Segoe UI"/>
                <w:color w:val="000000" w:themeColor="text1"/>
                <w:sz w:val="18"/>
                <w:szCs w:val="18"/>
                <w:lang w:val="pt-BR"/>
              </w:rPr>
              <w:t>Impossibilidade de acesso a dados reais</w:t>
            </w:r>
          </w:p>
          <w:p w14:paraId="5F750AE3" w14:textId="77777777" w:rsidR="00602FA8" w:rsidRDefault="008B6628">
            <w:pPr>
              <w:pStyle w:val="ListParagraph"/>
              <w:keepNext/>
              <w:numPr>
                <w:ilvl w:val="0"/>
                <w:numId w:val="38"/>
              </w:numPr>
              <w:spacing w:after="0"/>
              <w:ind w:left="171" w:hanging="171"/>
              <w:rPr>
                <w:rFonts w:eastAsia="Segoe UI" w:cs="Segoe UI"/>
                <w:color w:val="000000" w:themeColor="text1"/>
                <w:sz w:val="18"/>
                <w:szCs w:val="18"/>
              </w:rPr>
            </w:pPr>
            <w:r>
              <w:rPr>
                <w:rFonts w:eastAsia="Segoe UI" w:cs="Segoe UI"/>
                <w:color w:val="000000" w:themeColor="text1"/>
                <w:sz w:val="18"/>
                <w:szCs w:val="18"/>
                <w:lang w:val="pt-BR"/>
              </w:rPr>
              <w:t>Datasets públicos pouco adequados</w:t>
            </w:r>
          </w:p>
        </w:tc>
        <w:tc>
          <w:tcPr>
            <w:tcW w:w="1011" w:type="pct"/>
            <w:vAlign w:val="center"/>
          </w:tcPr>
          <w:p w14:paraId="5F750AE4" w14:textId="77777777" w:rsidR="00602FA8" w:rsidRDefault="008B6628">
            <w:pPr>
              <w:pStyle w:val="ListParagraph"/>
              <w:keepNext/>
              <w:numPr>
                <w:ilvl w:val="0"/>
                <w:numId w:val="35"/>
              </w:numPr>
              <w:spacing w:after="0"/>
              <w:ind w:left="173" w:hanging="173"/>
              <w:rPr>
                <w:rFonts w:eastAsia="Segoe UI" w:cs="Segoe UI"/>
                <w:color w:val="000000" w:themeColor="text1"/>
                <w:sz w:val="18"/>
                <w:szCs w:val="18"/>
              </w:rPr>
            </w:pPr>
            <w:r>
              <w:rPr>
                <w:rFonts w:eastAsia="Segoe UI" w:cs="Segoe UI"/>
                <w:color w:val="000000" w:themeColor="text1"/>
                <w:sz w:val="18"/>
                <w:szCs w:val="18"/>
                <w:lang w:val="pt-BR"/>
              </w:rPr>
              <w:t>Atraso</w:t>
            </w:r>
          </w:p>
          <w:p w14:paraId="5F750AE5" w14:textId="77777777" w:rsidR="00602FA8" w:rsidRDefault="008B6628">
            <w:pPr>
              <w:pStyle w:val="ListParagraph"/>
              <w:keepNext/>
              <w:numPr>
                <w:ilvl w:val="0"/>
                <w:numId w:val="35"/>
              </w:numPr>
              <w:spacing w:after="0"/>
              <w:ind w:left="173" w:hanging="173"/>
              <w:rPr>
                <w:rFonts w:eastAsia="Segoe UI" w:cs="Segoe UI"/>
                <w:color w:val="000000" w:themeColor="text1"/>
                <w:sz w:val="18"/>
                <w:szCs w:val="18"/>
              </w:rPr>
            </w:pPr>
            <w:r>
              <w:rPr>
                <w:rFonts w:eastAsia="Segoe UI" w:cs="Segoe UI"/>
                <w:color w:val="000000" w:themeColor="text1"/>
                <w:sz w:val="18"/>
                <w:szCs w:val="18"/>
                <w:lang w:val="pt-BR"/>
              </w:rPr>
              <w:t xml:space="preserve">Falta de conclusões assertivas </w:t>
            </w:r>
          </w:p>
        </w:tc>
        <w:tc>
          <w:tcPr>
            <w:tcW w:w="395" w:type="pct"/>
            <w:vAlign w:val="center"/>
          </w:tcPr>
          <w:p w14:paraId="5F750AE6" w14:textId="77777777" w:rsidR="00602FA8" w:rsidRDefault="008B6628">
            <w:pPr>
              <w:keepNext/>
              <w:spacing w:after="0"/>
              <w:jc w:val="center"/>
              <w:rPr>
                <w:rFonts w:cs="Segoe UI"/>
                <w:sz w:val="18"/>
                <w:szCs w:val="18"/>
              </w:rPr>
            </w:pPr>
            <w:r>
              <w:rPr>
                <w:rFonts w:cs="Segoe UI"/>
                <w:sz w:val="18"/>
                <w:szCs w:val="18"/>
                <w:lang w:val="pt-BR"/>
              </w:rPr>
              <w:t>Risco Alto</w:t>
            </w:r>
          </w:p>
        </w:tc>
        <w:tc>
          <w:tcPr>
            <w:tcW w:w="1339" w:type="pct"/>
            <w:vAlign w:val="center"/>
          </w:tcPr>
          <w:p w14:paraId="5F750AE7" w14:textId="4377F7B9" w:rsidR="00602FA8" w:rsidRPr="009A40FA" w:rsidRDefault="008B6628">
            <w:pPr>
              <w:pStyle w:val="ListParagraph"/>
              <w:keepNext/>
              <w:numPr>
                <w:ilvl w:val="0"/>
                <w:numId w:val="32"/>
              </w:numPr>
              <w:spacing w:after="0"/>
              <w:ind w:left="172" w:hanging="180"/>
              <w:rPr>
                <w:rFonts w:eastAsia="Segoe UI" w:cs="Segoe UI"/>
                <w:color w:val="000000" w:themeColor="text1"/>
                <w:sz w:val="18"/>
                <w:szCs w:val="18"/>
                <w:lang w:val="pt-PT"/>
              </w:rPr>
            </w:pPr>
            <w:r w:rsidRPr="009A40FA">
              <w:rPr>
                <w:rFonts w:eastAsia="Segoe UI" w:cs="Segoe UI"/>
                <w:color w:val="000000" w:themeColor="text1"/>
                <w:sz w:val="18"/>
                <w:szCs w:val="18"/>
                <w:lang w:val="pt-PT"/>
              </w:rPr>
              <w:t xml:space="preserve">Usar um </w:t>
            </w:r>
            <w:proofErr w:type="spellStart"/>
            <w:r w:rsidRPr="009A40FA">
              <w:rPr>
                <w:rFonts w:eastAsia="Segoe UI" w:cs="Segoe UI"/>
                <w:color w:val="000000" w:themeColor="text1"/>
                <w:sz w:val="18"/>
                <w:szCs w:val="18"/>
                <w:lang w:val="pt-PT"/>
              </w:rPr>
              <w:t>dataset</w:t>
            </w:r>
            <w:proofErr w:type="spellEnd"/>
            <w:r w:rsidRPr="009A40FA">
              <w:rPr>
                <w:rFonts w:eastAsia="Segoe UI" w:cs="Segoe UI"/>
                <w:color w:val="000000" w:themeColor="text1"/>
                <w:sz w:val="18"/>
                <w:szCs w:val="18"/>
                <w:lang w:val="pt-PT"/>
              </w:rPr>
              <w:t xml:space="preserve"> público indicado pel</w:t>
            </w:r>
            <w:r w:rsidR="00286CFB">
              <w:rPr>
                <w:rFonts w:eastAsia="Segoe UI" w:cs="Segoe UI"/>
                <w:color w:val="000000" w:themeColor="text1"/>
                <w:sz w:val="18"/>
                <w:szCs w:val="18"/>
                <w:lang w:val="pt-PT"/>
              </w:rPr>
              <w:t xml:space="preserve">a </w:t>
            </w:r>
            <w:proofErr w:type="spellStart"/>
            <w:r w:rsidR="00286CFB">
              <w:rPr>
                <w:rFonts w:eastAsia="Segoe UI" w:cs="Segoe UI"/>
                <w:color w:val="000000" w:themeColor="text1"/>
                <w:sz w:val="18"/>
                <w:szCs w:val="18"/>
                <w:lang w:val="pt-PT"/>
              </w:rPr>
              <w:t>INCM</w:t>
            </w:r>
            <w:proofErr w:type="spellEnd"/>
          </w:p>
        </w:tc>
      </w:tr>
      <w:tr w:rsidR="00602FA8" w:rsidRPr="00A069BE" w14:paraId="5F750AF0" w14:textId="77777777" w:rsidTr="31A65990">
        <w:trPr>
          <w:cantSplit/>
          <w:trHeight w:val="262"/>
          <w:jc w:val="center"/>
        </w:trPr>
        <w:tc>
          <w:tcPr>
            <w:tcW w:w="255" w:type="pct"/>
            <w:vAlign w:val="center"/>
          </w:tcPr>
          <w:p w14:paraId="5F750AE9" w14:textId="77777777" w:rsidR="00602FA8" w:rsidRDefault="008B6628">
            <w:pPr>
              <w:keepNext/>
              <w:spacing w:after="0"/>
              <w:ind w:left="-90"/>
              <w:jc w:val="center"/>
              <w:rPr>
                <w:sz w:val="18"/>
                <w:szCs w:val="18"/>
              </w:rPr>
            </w:pPr>
            <w:r>
              <w:rPr>
                <w:rFonts w:eastAsia="Segoe UI" w:cs="Segoe UI"/>
                <w:b/>
                <w:bCs/>
                <w:color w:val="000000" w:themeColor="text1"/>
                <w:sz w:val="18"/>
                <w:szCs w:val="18"/>
                <w:lang w:val="en-US"/>
              </w:rPr>
              <w:t>Rk2</w:t>
            </w:r>
          </w:p>
        </w:tc>
        <w:tc>
          <w:tcPr>
            <w:tcW w:w="989" w:type="pct"/>
            <w:vAlign w:val="center"/>
          </w:tcPr>
          <w:p w14:paraId="5F750AEA" w14:textId="77777777" w:rsidR="00602FA8" w:rsidRPr="009A40FA" w:rsidRDefault="008B6628">
            <w:pPr>
              <w:keepNext/>
              <w:spacing w:after="0"/>
              <w:rPr>
                <w:sz w:val="18"/>
                <w:szCs w:val="18"/>
                <w:lang w:val="pt-PT"/>
              </w:rPr>
            </w:pPr>
            <w:r w:rsidRPr="009A40FA">
              <w:rPr>
                <w:rFonts w:eastAsia="Segoe UI" w:cs="Segoe UI"/>
                <w:color w:val="000000" w:themeColor="text1"/>
                <w:sz w:val="18"/>
                <w:szCs w:val="18"/>
                <w:lang w:val="pt-PT"/>
              </w:rPr>
              <w:t>Falta de recursos humanos para o trabalho necessário na Equipa do DTx</w:t>
            </w:r>
          </w:p>
        </w:tc>
        <w:tc>
          <w:tcPr>
            <w:tcW w:w="1011" w:type="pct"/>
            <w:vAlign w:val="center"/>
          </w:tcPr>
          <w:p w14:paraId="5F750AEB" w14:textId="77777777" w:rsidR="00602FA8" w:rsidRDefault="008B6628">
            <w:pPr>
              <w:pStyle w:val="ListParagraph"/>
              <w:keepNext/>
              <w:numPr>
                <w:ilvl w:val="0"/>
                <w:numId w:val="37"/>
              </w:numPr>
              <w:spacing w:after="0"/>
              <w:ind w:left="171" w:hanging="171"/>
              <w:rPr>
                <w:rFonts w:eastAsia="Segoe UI" w:cs="Segoe UI"/>
                <w:color w:val="000000" w:themeColor="text1"/>
                <w:sz w:val="18"/>
                <w:szCs w:val="18"/>
              </w:rPr>
            </w:pPr>
            <w:r>
              <w:rPr>
                <w:rFonts w:eastAsia="Segoe UI" w:cs="Segoe UI"/>
                <w:color w:val="000000" w:themeColor="text1"/>
                <w:sz w:val="18"/>
                <w:szCs w:val="18"/>
                <w:lang w:val="en-US"/>
              </w:rPr>
              <w:t>F</w:t>
            </w:r>
            <w:r>
              <w:rPr>
                <w:rFonts w:eastAsia="Segoe UI" w:cs="Segoe UI"/>
                <w:color w:val="000000" w:themeColor="text1"/>
                <w:sz w:val="18"/>
                <w:szCs w:val="18"/>
                <w:lang w:val="pt-BR"/>
              </w:rPr>
              <w:t>alta de recursos humanos</w:t>
            </w:r>
          </w:p>
        </w:tc>
        <w:tc>
          <w:tcPr>
            <w:tcW w:w="1011" w:type="pct"/>
            <w:vAlign w:val="center"/>
          </w:tcPr>
          <w:p w14:paraId="5F750AEC" w14:textId="674E0CB4" w:rsidR="00602FA8" w:rsidRDefault="008B6628">
            <w:pPr>
              <w:pStyle w:val="ListParagraph"/>
              <w:keepNext/>
              <w:numPr>
                <w:ilvl w:val="0"/>
                <w:numId w:val="34"/>
              </w:numPr>
              <w:spacing w:after="0"/>
              <w:ind w:left="173" w:hanging="173"/>
              <w:rPr>
                <w:rFonts w:eastAsia="Segoe UI" w:cs="Segoe UI"/>
                <w:color w:val="000000" w:themeColor="text1"/>
                <w:sz w:val="18"/>
                <w:szCs w:val="18"/>
              </w:rPr>
            </w:pPr>
            <w:r w:rsidRPr="31A65990">
              <w:rPr>
                <w:rFonts w:eastAsia="Segoe UI" w:cs="Segoe UI"/>
                <w:color w:val="000000" w:themeColor="text1"/>
                <w:sz w:val="18"/>
                <w:szCs w:val="18"/>
                <w:lang w:val="pt-BR"/>
              </w:rPr>
              <w:t xml:space="preserve">Atraso no </w:t>
            </w:r>
            <w:r w:rsidR="015D2EAB" w:rsidRPr="31A65990">
              <w:rPr>
                <w:rFonts w:eastAsia="Segoe UI" w:cs="Segoe UI"/>
                <w:color w:val="000000" w:themeColor="text1"/>
                <w:sz w:val="18"/>
                <w:szCs w:val="18"/>
                <w:lang w:val="pt-BR"/>
              </w:rPr>
              <w:t>projeto</w:t>
            </w:r>
          </w:p>
        </w:tc>
        <w:tc>
          <w:tcPr>
            <w:tcW w:w="395" w:type="pct"/>
            <w:vAlign w:val="center"/>
          </w:tcPr>
          <w:p w14:paraId="5F750AED" w14:textId="77777777" w:rsidR="00602FA8" w:rsidRDefault="008B6628">
            <w:pPr>
              <w:keepNext/>
              <w:spacing w:after="0"/>
              <w:jc w:val="center"/>
              <w:rPr>
                <w:rFonts w:cs="Segoe UI"/>
                <w:sz w:val="18"/>
                <w:szCs w:val="18"/>
              </w:rPr>
            </w:pPr>
            <w:r>
              <w:rPr>
                <w:rFonts w:cs="Segoe UI"/>
                <w:sz w:val="18"/>
                <w:szCs w:val="18"/>
                <w:lang w:val="pt-BR"/>
              </w:rPr>
              <w:t>Risco Baixo</w:t>
            </w:r>
          </w:p>
        </w:tc>
        <w:tc>
          <w:tcPr>
            <w:tcW w:w="1339" w:type="pct"/>
            <w:vAlign w:val="center"/>
          </w:tcPr>
          <w:p w14:paraId="5F750AEE" w14:textId="77777777" w:rsidR="00602FA8" w:rsidRPr="009A40FA" w:rsidRDefault="008B6628">
            <w:pPr>
              <w:pStyle w:val="ListParagraph"/>
              <w:keepNext/>
              <w:numPr>
                <w:ilvl w:val="0"/>
                <w:numId w:val="39"/>
              </w:numPr>
              <w:spacing w:after="0"/>
              <w:ind w:left="172" w:hanging="180"/>
              <w:rPr>
                <w:rFonts w:eastAsia="Segoe UI" w:cs="Segoe UI"/>
                <w:color w:val="000000" w:themeColor="text1"/>
                <w:sz w:val="18"/>
                <w:szCs w:val="18"/>
                <w:lang w:val="pt-PT"/>
              </w:rPr>
            </w:pPr>
            <w:r w:rsidRPr="009A40FA">
              <w:rPr>
                <w:rFonts w:eastAsia="Segoe UI" w:cs="Segoe UI"/>
                <w:color w:val="000000" w:themeColor="text1"/>
                <w:sz w:val="18"/>
                <w:szCs w:val="18"/>
                <w:lang w:val="pt-PT"/>
              </w:rPr>
              <w:t>Contratar novos RH na área de especialização necessária.</w:t>
            </w:r>
          </w:p>
          <w:p w14:paraId="5F750AEF" w14:textId="77777777" w:rsidR="00602FA8" w:rsidRPr="009A40FA" w:rsidRDefault="008B6628">
            <w:pPr>
              <w:pStyle w:val="ListParagraph"/>
              <w:keepNext/>
              <w:numPr>
                <w:ilvl w:val="0"/>
                <w:numId w:val="39"/>
              </w:numPr>
              <w:spacing w:after="0"/>
              <w:ind w:left="172" w:hanging="180"/>
              <w:rPr>
                <w:rFonts w:eastAsia="Segoe UI" w:cs="Segoe UI"/>
                <w:color w:val="000000" w:themeColor="text1"/>
                <w:sz w:val="18"/>
                <w:szCs w:val="18"/>
                <w:lang w:val="pt-PT"/>
              </w:rPr>
            </w:pPr>
            <w:r w:rsidRPr="009A40FA">
              <w:rPr>
                <w:rFonts w:eastAsia="Segoe UI" w:cs="Segoe UI"/>
                <w:color w:val="000000" w:themeColor="text1"/>
                <w:sz w:val="18"/>
                <w:szCs w:val="18"/>
                <w:lang w:val="pt-PT"/>
              </w:rPr>
              <w:t>Ajustar os recursos humanos alocados ao projeto em caso de atrasos.</w:t>
            </w:r>
          </w:p>
        </w:tc>
      </w:tr>
      <w:tr w:rsidR="00602FA8" w:rsidRPr="00A069BE" w14:paraId="5F750AFA" w14:textId="77777777" w:rsidTr="31A65990">
        <w:trPr>
          <w:cantSplit/>
          <w:trHeight w:val="262"/>
          <w:jc w:val="center"/>
        </w:trPr>
        <w:tc>
          <w:tcPr>
            <w:tcW w:w="255" w:type="pct"/>
            <w:vAlign w:val="center"/>
          </w:tcPr>
          <w:p w14:paraId="5F750AF1" w14:textId="77777777" w:rsidR="00602FA8" w:rsidRDefault="008B6628">
            <w:pPr>
              <w:keepNext/>
              <w:spacing w:after="0"/>
              <w:ind w:left="-90"/>
              <w:jc w:val="center"/>
              <w:rPr>
                <w:sz w:val="18"/>
                <w:szCs w:val="18"/>
              </w:rPr>
            </w:pPr>
            <w:r>
              <w:rPr>
                <w:rFonts w:eastAsia="Segoe UI" w:cs="Segoe UI"/>
                <w:b/>
                <w:bCs/>
                <w:color w:val="000000" w:themeColor="text1"/>
                <w:sz w:val="18"/>
                <w:szCs w:val="18"/>
                <w:lang w:val="en-US"/>
              </w:rPr>
              <w:t>Rk3</w:t>
            </w:r>
          </w:p>
        </w:tc>
        <w:tc>
          <w:tcPr>
            <w:tcW w:w="989" w:type="pct"/>
            <w:vAlign w:val="center"/>
          </w:tcPr>
          <w:p w14:paraId="5F750AF2" w14:textId="77777777" w:rsidR="00602FA8" w:rsidRDefault="008B6628">
            <w:pPr>
              <w:keepNext/>
              <w:spacing w:after="0"/>
              <w:rPr>
                <w:sz w:val="18"/>
                <w:szCs w:val="18"/>
              </w:rPr>
            </w:pPr>
            <w:r>
              <w:rPr>
                <w:rFonts w:eastAsia="Segoe UI" w:cs="Segoe UI"/>
                <w:color w:val="000000" w:themeColor="text1"/>
                <w:sz w:val="18"/>
                <w:szCs w:val="18"/>
                <w:lang w:val="en-US"/>
              </w:rPr>
              <w:t>Falta de </w:t>
            </w:r>
            <w:proofErr w:type="spellStart"/>
            <w:r>
              <w:rPr>
                <w:rFonts w:eastAsia="Segoe UI" w:cs="Segoe UI"/>
                <w:color w:val="000000" w:themeColor="text1"/>
                <w:sz w:val="18"/>
                <w:szCs w:val="18"/>
                <w:lang w:val="en-US"/>
              </w:rPr>
              <w:t>recursos</w:t>
            </w:r>
            <w:proofErr w:type="spellEnd"/>
            <w:r>
              <w:rPr>
                <w:rFonts w:eastAsia="Segoe UI" w:cs="Segoe UI"/>
                <w:color w:val="000000" w:themeColor="text1"/>
                <w:sz w:val="18"/>
                <w:szCs w:val="18"/>
                <w:lang w:val="en-US"/>
              </w:rPr>
              <w:t> </w:t>
            </w:r>
            <w:proofErr w:type="spellStart"/>
            <w:r>
              <w:rPr>
                <w:rFonts w:eastAsia="Segoe UI" w:cs="Segoe UI"/>
                <w:color w:val="000000" w:themeColor="text1"/>
                <w:sz w:val="18"/>
                <w:szCs w:val="18"/>
                <w:lang w:val="en-US"/>
              </w:rPr>
              <w:t>computacionais</w:t>
            </w:r>
            <w:proofErr w:type="spellEnd"/>
          </w:p>
        </w:tc>
        <w:tc>
          <w:tcPr>
            <w:tcW w:w="1011" w:type="pct"/>
            <w:vAlign w:val="center"/>
          </w:tcPr>
          <w:p w14:paraId="5F750AF3" w14:textId="77777777" w:rsidR="00602FA8" w:rsidRPr="009A40FA" w:rsidRDefault="008B6628">
            <w:pPr>
              <w:pStyle w:val="ListParagraph"/>
              <w:keepNext/>
              <w:numPr>
                <w:ilvl w:val="0"/>
                <w:numId w:val="52"/>
              </w:numPr>
              <w:spacing w:after="0"/>
              <w:ind w:left="172" w:hanging="180"/>
              <w:rPr>
                <w:rFonts w:eastAsia="Segoe UI" w:cs="Segoe UI"/>
                <w:color w:val="000000" w:themeColor="text1"/>
                <w:sz w:val="18"/>
                <w:szCs w:val="18"/>
                <w:lang w:val="pt-PT"/>
              </w:rPr>
            </w:pPr>
            <w:r w:rsidRPr="009A40FA">
              <w:rPr>
                <w:rFonts w:eastAsia="Segoe UI" w:cs="Segoe UI"/>
                <w:color w:val="000000" w:themeColor="text1"/>
                <w:sz w:val="18"/>
                <w:szCs w:val="18"/>
                <w:lang w:val="pt-PT"/>
              </w:rPr>
              <w:t>Recursos limitados para tarefas computacionalmente intensivas.</w:t>
            </w:r>
          </w:p>
          <w:p w14:paraId="5F750AF4" w14:textId="5C1C811C" w:rsidR="00602FA8" w:rsidRPr="009A40FA" w:rsidRDefault="008B6628">
            <w:pPr>
              <w:pStyle w:val="ListParagraph"/>
              <w:keepNext/>
              <w:numPr>
                <w:ilvl w:val="0"/>
                <w:numId w:val="52"/>
              </w:numPr>
              <w:spacing w:after="0"/>
              <w:ind w:left="172" w:hanging="180"/>
              <w:rPr>
                <w:rFonts w:eastAsia="Segoe UI" w:cs="Segoe UI"/>
                <w:color w:val="000000" w:themeColor="text1"/>
                <w:sz w:val="18"/>
                <w:szCs w:val="18"/>
                <w:lang w:val="pt-PT"/>
              </w:rPr>
            </w:pPr>
            <w:r w:rsidRPr="31A65990">
              <w:rPr>
                <w:rFonts w:eastAsia="Segoe UI" w:cs="Segoe UI"/>
                <w:color w:val="000000" w:themeColor="text1"/>
                <w:sz w:val="18"/>
                <w:szCs w:val="18"/>
                <w:lang w:val="pt-PT"/>
              </w:rPr>
              <w:t xml:space="preserve">Falta de </w:t>
            </w:r>
            <w:r w:rsidR="00B36E77" w:rsidRPr="31A65990">
              <w:rPr>
                <w:rFonts w:eastAsia="Segoe UI" w:cs="Segoe UI"/>
                <w:color w:val="000000" w:themeColor="text1"/>
                <w:sz w:val="18"/>
                <w:szCs w:val="18"/>
                <w:lang w:val="pt-PT"/>
              </w:rPr>
              <w:t>recursos</w:t>
            </w:r>
            <w:r w:rsidR="00B36E77">
              <w:rPr>
                <w:rFonts w:eastAsia="Segoe UI" w:cs="Segoe UI"/>
                <w:color w:val="000000" w:themeColor="text1"/>
                <w:sz w:val="18"/>
                <w:szCs w:val="18"/>
                <w:lang w:val="pt-PT"/>
              </w:rPr>
              <w:t xml:space="preserve"> </w:t>
            </w:r>
            <w:r w:rsidR="00B36E77" w:rsidRPr="31A65990">
              <w:rPr>
                <w:rFonts w:eastAsia="Segoe UI" w:cs="Segoe UI"/>
                <w:color w:val="000000" w:themeColor="text1"/>
                <w:sz w:val="18"/>
                <w:szCs w:val="18"/>
                <w:lang w:val="pt-PT"/>
              </w:rPr>
              <w:t>computacionais</w:t>
            </w:r>
            <w:r w:rsidRPr="31A65990">
              <w:rPr>
                <w:rFonts w:eastAsia="Segoe UI" w:cs="Segoe UI"/>
                <w:color w:val="000000" w:themeColor="text1"/>
                <w:sz w:val="18"/>
                <w:szCs w:val="18"/>
                <w:lang w:val="pt-PT"/>
              </w:rPr>
              <w:t xml:space="preserve"> distribuídos e escaláveis.</w:t>
            </w:r>
          </w:p>
        </w:tc>
        <w:tc>
          <w:tcPr>
            <w:tcW w:w="1011" w:type="pct"/>
            <w:vAlign w:val="center"/>
          </w:tcPr>
          <w:p w14:paraId="5F750AF5" w14:textId="77777777" w:rsidR="00602FA8" w:rsidRDefault="008B6628">
            <w:pPr>
              <w:pStyle w:val="ListParagraph"/>
              <w:keepNext/>
              <w:numPr>
                <w:ilvl w:val="0"/>
                <w:numId w:val="33"/>
              </w:numPr>
              <w:spacing w:after="0"/>
              <w:ind w:left="173" w:hanging="173"/>
              <w:rPr>
                <w:rFonts w:eastAsia="Segoe UI" w:cs="Segoe UI"/>
                <w:color w:val="000000" w:themeColor="text1"/>
                <w:sz w:val="18"/>
                <w:szCs w:val="18"/>
              </w:rPr>
            </w:pPr>
            <w:r>
              <w:rPr>
                <w:rFonts w:eastAsia="Segoe UI" w:cs="Segoe UI"/>
                <w:color w:val="000000" w:themeColor="text1"/>
                <w:sz w:val="18"/>
                <w:szCs w:val="18"/>
                <w:lang w:val="pt-BR"/>
              </w:rPr>
              <w:t>Atraso no projeto</w:t>
            </w:r>
          </w:p>
          <w:p w14:paraId="5F750AF6" w14:textId="77777777" w:rsidR="00602FA8" w:rsidRPr="009A40FA" w:rsidRDefault="008B6628">
            <w:pPr>
              <w:pStyle w:val="ListParagraph"/>
              <w:keepNext/>
              <w:numPr>
                <w:ilvl w:val="0"/>
                <w:numId w:val="33"/>
              </w:numPr>
              <w:spacing w:after="0"/>
              <w:ind w:left="173" w:hanging="173"/>
              <w:rPr>
                <w:rFonts w:eastAsia="Segoe UI" w:cs="Segoe UI"/>
                <w:color w:val="000000" w:themeColor="text1"/>
                <w:sz w:val="18"/>
                <w:szCs w:val="18"/>
                <w:lang w:val="pt-PT"/>
              </w:rPr>
            </w:pPr>
            <w:r>
              <w:rPr>
                <w:rFonts w:eastAsia="Segoe UI" w:cs="Segoe UI"/>
                <w:color w:val="000000" w:themeColor="text1"/>
                <w:sz w:val="18"/>
                <w:szCs w:val="18"/>
                <w:lang w:val="pt-BR"/>
              </w:rPr>
              <w:t>Performance do modelo não assegurada</w:t>
            </w:r>
          </w:p>
        </w:tc>
        <w:tc>
          <w:tcPr>
            <w:tcW w:w="395" w:type="pct"/>
            <w:vAlign w:val="center"/>
          </w:tcPr>
          <w:p w14:paraId="5F750AF7" w14:textId="77777777" w:rsidR="00602FA8" w:rsidRDefault="008B6628">
            <w:pPr>
              <w:keepNext/>
              <w:spacing w:after="0"/>
              <w:jc w:val="center"/>
              <w:rPr>
                <w:rFonts w:cs="Segoe UI"/>
                <w:sz w:val="18"/>
                <w:szCs w:val="18"/>
              </w:rPr>
            </w:pPr>
            <w:r>
              <w:rPr>
                <w:rFonts w:cs="Segoe UI"/>
                <w:sz w:val="18"/>
                <w:szCs w:val="18"/>
                <w:lang w:val="pt-BR"/>
              </w:rPr>
              <w:t>Risco Moderado</w:t>
            </w:r>
          </w:p>
        </w:tc>
        <w:tc>
          <w:tcPr>
            <w:tcW w:w="1339" w:type="pct"/>
            <w:vAlign w:val="center"/>
          </w:tcPr>
          <w:p w14:paraId="5F750AF8" w14:textId="77777777" w:rsidR="00602FA8" w:rsidRPr="009A40FA" w:rsidRDefault="008B6628">
            <w:pPr>
              <w:pStyle w:val="ListParagraph"/>
              <w:keepNext/>
              <w:numPr>
                <w:ilvl w:val="0"/>
                <w:numId w:val="51"/>
              </w:numPr>
              <w:spacing w:after="0"/>
              <w:ind w:left="172" w:hanging="180"/>
              <w:rPr>
                <w:rFonts w:eastAsia="Segoe UI" w:cs="Segoe UI"/>
                <w:color w:val="000000" w:themeColor="text1"/>
                <w:sz w:val="18"/>
                <w:szCs w:val="18"/>
                <w:lang w:val="pt-PT"/>
              </w:rPr>
            </w:pPr>
            <w:r w:rsidRPr="009A40FA">
              <w:rPr>
                <w:rFonts w:eastAsia="Segoe UI" w:cs="Segoe UI"/>
                <w:color w:val="000000" w:themeColor="text1"/>
                <w:sz w:val="18"/>
                <w:szCs w:val="18"/>
                <w:lang w:val="pt-PT"/>
              </w:rPr>
              <w:t>Utilizar conjuntos de dados mais pequenos e protótipos de recursos locais distribuídos.</w:t>
            </w:r>
          </w:p>
          <w:p w14:paraId="5F750AF9" w14:textId="77777777" w:rsidR="00602FA8" w:rsidRPr="009A40FA" w:rsidRDefault="008B6628">
            <w:pPr>
              <w:pStyle w:val="ListParagraph"/>
              <w:keepNext/>
              <w:numPr>
                <w:ilvl w:val="0"/>
                <w:numId w:val="51"/>
              </w:numPr>
              <w:spacing w:after="0"/>
              <w:ind w:left="172" w:hanging="180"/>
              <w:rPr>
                <w:rFonts w:eastAsia="Segoe UI" w:cs="Segoe UI"/>
                <w:color w:val="000000" w:themeColor="text1"/>
                <w:sz w:val="18"/>
                <w:szCs w:val="18"/>
                <w:lang w:val="pt-PT"/>
              </w:rPr>
            </w:pPr>
            <w:r w:rsidRPr="009A40FA">
              <w:rPr>
                <w:rFonts w:eastAsia="Segoe UI" w:cs="Segoe UI"/>
                <w:color w:val="000000" w:themeColor="text1"/>
                <w:sz w:val="18"/>
                <w:szCs w:val="18"/>
                <w:lang w:val="pt-PT"/>
              </w:rPr>
              <w:t>Aprovisionamento de recursos adicionais por um período limitado (</w:t>
            </w:r>
            <w:proofErr w:type="spellStart"/>
            <w:r w:rsidRPr="009A40FA">
              <w:rPr>
                <w:rFonts w:eastAsia="Segoe UI" w:cs="Segoe UI"/>
                <w:color w:val="000000" w:themeColor="text1"/>
                <w:sz w:val="18"/>
                <w:szCs w:val="18"/>
                <w:lang w:val="pt-PT"/>
              </w:rPr>
              <w:t>ex</w:t>
            </w:r>
            <w:proofErr w:type="spellEnd"/>
            <w:r w:rsidRPr="009A40FA">
              <w:rPr>
                <w:rFonts w:eastAsia="Segoe UI" w:cs="Segoe UI"/>
                <w:color w:val="000000" w:themeColor="text1"/>
                <w:sz w:val="18"/>
                <w:szCs w:val="18"/>
                <w:lang w:val="pt-PT"/>
              </w:rPr>
              <w:t>: serviços como AWS, recursos distribuídos) para testes e validação/demonstração.</w:t>
            </w:r>
          </w:p>
        </w:tc>
      </w:tr>
      <w:tr w:rsidR="00602FA8" w:rsidRPr="00A069BE" w14:paraId="5F750B05" w14:textId="77777777" w:rsidTr="31A65990">
        <w:trPr>
          <w:trHeight w:val="262"/>
          <w:jc w:val="center"/>
        </w:trPr>
        <w:tc>
          <w:tcPr>
            <w:tcW w:w="255" w:type="pct"/>
            <w:shd w:val="clear" w:color="auto" w:fill="FFFFFF" w:themeFill="background1"/>
            <w:vAlign w:val="center"/>
          </w:tcPr>
          <w:p w14:paraId="5F750AFB" w14:textId="77777777" w:rsidR="00602FA8" w:rsidRDefault="008B6628">
            <w:pPr>
              <w:keepNext/>
              <w:spacing w:after="0"/>
              <w:ind w:left="-90"/>
              <w:jc w:val="center"/>
              <w:rPr>
                <w:rFonts w:eastAsia="Segoe UI" w:cs="Segoe UI"/>
                <w:b/>
                <w:bCs/>
                <w:color w:val="000000" w:themeColor="text1"/>
                <w:sz w:val="18"/>
                <w:szCs w:val="18"/>
              </w:rPr>
            </w:pPr>
            <w:r>
              <w:rPr>
                <w:rFonts w:eastAsia="Segoe UI" w:cs="Segoe UI"/>
                <w:b/>
                <w:bCs/>
                <w:color w:val="000000" w:themeColor="text1"/>
                <w:sz w:val="18"/>
                <w:szCs w:val="18"/>
                <w:lang w:val="pt-BR"/>
              </w:rPr>
              <w:t>RK4</w:t>
            </w:r>
          </w:p>
        </w:tc>
        <w:tc>
          <w:tcPr>
            <w:tcW w:w="989" w:type="pct"/>
            <w:shd w:val="clear" w:color="auto" w:fill="FFFFFF" w:themeFill="background1"/>
            <w:vAlign w:val="center"/>
          </w:tcPr>
          <w:p w14:paraId="5F750AFC" w14:textId="77777777" w:rsidR="00602FA8" w:rsidRPr="009A40FA" w:rsidRDefault="008B6628">
            <w:pPr>
              <w:keepNext/>
              <w:spacing w:after="0"/>
              <w:rPr>
                <w:rFonts w:eastAsia="Segoe UI" w:cs="Segoe UI"/>
                <w:color w:val="000000" w:themeColor="text1"/>
                <w:sz w:val="18"/>
                <w:szCs w:val="18"/>
                <w:lang w:val="pt-PT"/>
              </w:rPr>
            </w:pPr>
            <w:r>
              <w:rPr>
                <w:rFonts w:eastAsia="Segoe UI" w:cs="Segoe UI"/>
                <w:color w:val="000000" w:themeColor="text1"/>
                <w:sz w:val="18"/>
                <w:szCs w:val="18"/>
                <w:lang w:val="pt-BR"/>
              </w:rPr>
              <w:t>Utilização de esforço excessivo na execução do plano de projeto, verificada consecutivamente durante as ações de monitorização e controlo</w:t>
            </w:r>
          </w:p>
        </w:tc>
        <w:tc>
          <w:tcPr>
            <w:tcW w:w="1011" w:type="pct"/>
            <w:shd w:val="clear" w:color="auto" w:fill="FFFFFF" w:themeFill="background1"/>
            <w:vAlign w:val="center"/>
          </w:tcPr>
          <w:p w14:paraId="5F750AFD" w14:textId="77777777" w:rsidR="00602FA8" w:rsidRPr="009A40FA" w:rsidRDefault="008B6628">
            <w:pPr>
              <w:pStyle w:val="ListParagraph"/>
              <w:keepNext/>
              <w:numPr>
                <w:ilvl w:val="0"/>
                <w:numId w:val="46"/>
              </w:numPr>
              <w:spacing w:after="0"/>
              <w:ind w:left="171" w:hanging="171"/>
              <w:rPr>
                <w:rFonts w:eastAsia="Segoe UI" w:cs="Segoe UI"/>
                <w:color w:val="000000" w:themeColor="text1"/>
                <w:sz w:val="18"/>
                <w:szCs w:val="18"/>
                <w:lang w:val="pt-PT"/>
              </w:rPr>
            </w:pPr>
            <w:r w:rsidRPr="009A40FA">
              <w:rPr>
                <w:rFonts w:eastAsia="Segoe UI" w:cs="Segoe UI"/>
                <w:color w:val="000000" w:themeColor="text1"/>
                <w:sz w:val="18"/>
                <w:szCs w:val="18"/>
                <w:lang w:val="pt-PT"/>
              </w:rPr>
              <w:t>Incerteza do projeto inerente ao processo de inovação subestimada durante a preparação e o planeamento do projeto</w:t>
            </w:r>
            <w:r>
              <w:rPr>
                <w:rFonts w:eastAsia="Segoe UI" w:cs="Segoe UI"/>
                <w:color w:val="000000" w:themeColor="text1"/>
                <w:sz w:val="18"/>
                <w:szCs w:val="18"/>
                <w:lang w:val="pt-BR"/>
              </w:rPr>
              <w:t>.</w:t>
            </w:r>
          </w:p>
          <w:p w14:paraId="5F750AFE" w14:textId="77777777" w:rsidR="00602FA8" w:rsidRPr="009A40FA" w:rsidRDefault="008B6628">
            <w:pPr>
              <w:pStyle w:val="ListParagraph"/>
              <w:keepNext/>
              <w:numPr>
                <w:ilvl w:val="0"/>
                <w:numId w:val="46"/>
              </w:numPr>
              <w:spacing w:after="0"/>
              <w:ind w:left="171" w:hanging="171"/>
              <w:rPr>
                <w:rFonts w:eastAsia="Segoe UI" w:cs="Segoe UI"/>
                <w:color w:val="000000" w:themeColor="text1"/>
                <w:sz w:val="18"/>
                <w:szCs w:val="18"/>
                <w:lang w:val="pt-PT"/>
              </w:rPr>
            </w:pPr>
            <w:r w:rsidRPr="009A40FA">
              <w:rPr>
                <w:rFonts w:eastAsia="Segoe UI" w:cs="Segoe UI"/>
                <w:color w:val="000000" w:themeColor="text1"/>
                <w:sz w:val="18"/>
                <w:szCs w:val="18"/>
                <w:lang w:val="pt-PT" w:bidi="en-US"/>
              </w:rPr>
              <w:t>Equilíbrio de esforço e planeamento condicionados pela quota disponível do Associado</w:t>
            </w:r>
          </w:p>
        </w:tc>
        <w:tc>
          <w:tcPr>
            <w:tcW w:w="1011" w:type="pct"/>
            <w:shd w:val="clear" w:color="auto" w:fill="FFFFFF" w:themeFill="background1"/>
            <w:vAlign w:val="center"/>
          </w:tcPr>
          <w:p w14:paraId="5F750AFF" w14:textId="77777777" w:rsidR="00602FA8" w:rsidRPr="009A40FA" w:rsidRDefault="008B6628">
            <w:pPr>
              <w:pStyle w:val="ListParagraph"/>
              <w:keepNext/>
              <w:numPr>
                <w:ilvl w:val="0"/>
                <w:numId w:val="50"/>
              </w:numPr>
              <w:spacing w:after="0"/>
              <w:ind w:left="173" w:hanging="173"/>
              <w:rPr>
                <w:rFonts w:eastAsia="Segoe UI" w:cs="Segoe UI"/>
                <w:color w:val="000000" w:themeColor="text1"/>
                <w:sz w:val="18"/>
                <w:szCs w:val="18"/>
                <w:lang w:val="pt-PT"/>
              </w:rPr>
            </w:pPr>
            <w:r>
              <w:rPr>
                <w:rFonts w:eastAsia="Segoe UI" w:cs="Segoe UI"/>
                <w:color w:val="000000" w:themeColor="text1"/>
                <w:sz w:val="18"/>
                <w:szCs w:val="18"/>
                <w:lang w:val="pt-BR"/>
              </w:rPr>
              <w:t>Equilíbrio de esforço e planeamento condicionados pela quota disponível do Associado</w:t>
            </w:r>
          </w:p>
          <w:p w14:paraId="5F750B00" w14:textId="77777777" w:rsidR="00602FA8" w:rsidRPr="009A40FA" w:rsidRDefault="008B6628">
            <w:pPr>
              <w:pStyle w:val="ListParagraph"/>
              <w:keepNext/>
              <w:numPr>
                <w:ilvl w:val="0"/>
                <w:numId w:val="50"/>
              </w:numPr>
              <w:spacing w:after="0"/>
              <w:ind w:left="173" w:hanging="173"/>
              <w:rPr>
                <w:rFonts w:eastAsia="Segoe UI" w:cs="Segoe UI"/>
                <w:color w:val="000000" w:themeColor="text1"/>
                <w:sz w:val="18"/>
                <w:szCs w:val="18"/>
                <w:lang w:val="pt-PT"/>
              </w:rPr>
            </w:pPr>
            <w:r>
              <w:rPr>
                <w:rFonts w:eastAsia="Segoe UI" w:cs="Segoe UI"/>
                <w:color w:val="000000" w:themeColor="text1"/>
                <w:sz w:val="18"/>
                <w:szCs w:val="18"/>
                <w:lang w:val="pt-BR"/>
              </w:rPr>
              <w:t>Atividades e tarefas requerem mais esforço do que o planeado</w:t>
            </w:r>
          </w:p>
          <w:p w14:paraId="5F750B01" w14:textId="77777777" w:rsidR="00602FA8" w:rsidRPr="009A40FA" w:rsidRDefault="008B6628">
            <w:pPr>
              <w:pStyle w:val="ListParagraph"/>
              <w:keepNext/>
              <w:numPr>
                <w:ilvl w:val="0"/>
                <w:numId w:val="50"/>
              </w:numPr>
              <w:spacing w:after="0"/>
              <w:ind w:left="173" w:hanging="173"/>
              <w:rPr>
                <w:rFonts w:eastAsia="Segoe UI" w:cs="Segoe UI"/>
                <w:color w:val="000000" w:themeColor="text1"/>
                <w:sz w:val="18"/>
                <w:szCs w:val="18"/>
                <w:lang w:val="pt-PT"/>
              </w:rPr>
            </w:pPr>
            <w:r>
              <w:rPr>
                <w:rFonts w:eastAsia="Segoe UI" w:cs="Segoe UI"/>
                <w:color w:val="000000" w:themeColor="text1"/>
                <w:sz w:val="18"/>
                <w:szCs w:val="18"/>
                <w:lang w:val="pt-BR"/>
              </w:rPr>
              <w:t>Ajustar a qualidade do âmbito do projeto</w:t>
            </w:r>
          </w:p>
        </w:tc>
        <w:tc>
          <w:tcPr>
            <w:tcW w:w="395" w:type="pct"/>
            <w:vAlign w:val="center"/>
          </w:tcPr>
          <w:p w14:paraId="5F750B02" w14:textId="77777777" w:rsidR="00602FA8" w:rsidRDefault="008B6628">
            <w:pPr>
              <w:keepNext/>
              <w:jc w:val="center"/>
              <w:rPr>
                <w:rFonts w:cs="Segoe UI"/>
                <w:sz w:val="18"/>
                <w:szCs w:val="18"/>
              </w:rPr>
            </w:pPr>
            <w:r>
              <w:rPr>
                <w:rFonts w:cs="Segoe UI"/>
                <w:sz w:val="18"/>
                <w:szCs w:val="18"/>
                <w:lang w:val="pt-BR"/>
              </w:rPr>
              <w:t>Risco Moderado</w:t>
            </w:r>
          </w:p>
        </w:tc>
        <w:tc>
          <w:tcPr>
            <w:tcW w:w="1339" w:type="pct"/>
            <w:shd w:val="clear" w:color="auto" w:fill="FFFFFF" w:themeFill="background1"/>
            <w:vAlign w:val="center"/>
          </w:tcPr>
          <w:p w14:paraId="5F750B03" w14:textId="77777777" w:rsidR="00602FA8" w:rsidRPr="009A40FA" w:rsidRDefault="008B6628">
            <w:pPr>
              <w:pStyle w:val="ListParagraph"/>
              <w:keepNext/>
              <w:numPr>
                <w:ilvl w:val="0"/>
                <w:numId w:val="49"/>
              </w:numPr>
              <w:spacing w:after="0"/>
              <w:ind w:left="172" w:hanging="180"/>
              <w:rPr>
                <w:rFonts w:eastAsia="Segoe UI" w:cs="Segoe UI"/>
                <w:color w:val="000000" w:themeColor="text1"/>
                <w:sz w:val="18"/>
                <w:szCs w:val="18"/>
                <w:lang w:val="pt-PT"/>
              </w:rPr>
            </w:pPr>
            <w:r w:rsidRPr="009A40FA">
              <w:rPr>
                <w:rFonts w:eastAsia="Segoe UI" w:cs="Segoe UI"/>
                <w:color w:val="000000" w:themeColor="text1"/>
                <w:sz w:val="18"/>
                <w:szCs w:val="18"/>
                <w:lang w:val="pt-PT"/>
              </w:rPr>
              <w:t>Rever o âmbito e o planeamento do projeto – ajustar a qualidade do âmbito</w:t>
            </w:r>
          </w:p>
          <w:p w14:paraId="5F750B04" w14:textId="77777777" w:rsidR="00602FA8" w:rsidRPr="009A40FA" w:rsidRDefault="008B6628">
            <w:pPr>
              <w:pStyle w:val="ListParagraph"/>
              <w:keepNext/>
              <w:numPr>
                <w:ilvl w:val="0"/>
                <w:numId w:val="49"/>
              </w:numPr>
              <w:spacing w:after="0"/>
              <w:ind w:left="172" w:hanging="180"/>
              <w:rPr>
                <w:rFonts w:eastAsia="Segoe UI" w:cs="Segoe UI"/>
                <w:color w:val="000000" w:themeColor="text1"/>
                <w:sz w:val="18"/>
                <w:szCs w:val="18"/>
                <w:lang w:val="pt-PT"/>
              </w:rPr>
            </w:pPr>
            <w:r>
              <w:rPr>
                <w:rFonts w:eastAsia="Segoe UI" w:cs="Segoe UI"/>
                <w:color w:val="000000" w:themeColor="text1"/>
                <w:sz w:val="18"/>
                <w:szCs w:val="18"/>
                <w:lang w:val="pt-BR"/>
              </w:rPr>
              <w:t>Re</w:t>
            </w:r>
            <w:r w:rsidRPr="009A40FA">
              <w:rPr>
                <w:rFonts w:eastAsia="Segoe UI" w:cs="Segoe UI"/>
                <w:color w:val="000000" w:themeColor="text1"/>
                <w:sz w:val="18"/>
                <w:szCs w:val="18"/>
                <w:lang w:val="pt-PT"/>
              </w:rPr>
              <w:t xml:space="preserve">ajustar o trabalho entre as equipas do DTx e da </w:t>
            </w:r>
            <w:proofErr w:type="spellStart"/>
            <w:r w:rsidRPr="009A40FA">
              <w:rPr>
                <w:rFonts w:eastAsia="Segoe UI" w:cs="Segoe UI"/>
                <w:color w:val="000000" w:themeColor="text1"/>
                <w:sz w:val="18"/>
                <w:szCs w:val="18"/>
                <w:lang w:val="pt-PT"/>
              </w:rPr>
              <w:t>INCM</w:t>
            </w:r>
            <w:proofErr w:type="spellEnd"/>
          </w:p>
        </w:tc>
      </w:tr>
    </w:tbl>
    <w:p w14:paraId="5F750B06" w14:textId="77777777" w:rsidR="00602FA8" w:rsidRPr="009A40FA" w:rsidRDefault="00602FA8">
      <w:pPr>
        <w:rPr>
          <w:lang w:val="pt-PT"/>
        </w:rPr>
      </w:pPr>
    </w:p>
    <w:p w14:paraId="5F750B07" w14:textId="77777777" w:rsidR="00602FA8" w:rsidRDefault="008B6628">
      <w:pPr>
        <w:pStyle w:val="Heading1"/>
        <w:numPr>
          <w:ilvl w:val="0"/>
          <w:numId w:val="3"/>
        </w:numPr>
        <w:ind w:left="426" w:hanging="426"/>
        <w:jc w:val="both"/>
        <w:rPr>
          <w:rFonts w:cs="Segoe UI"/>
          <w:color w:val="002060"/>
          <w:sz w:val="24"/>
          <w:szCs w:val="24"/>
          <w:lang w:val="en-US"/>
        </w:rPr>
      </w:pPr>
      <w:bookmarkStart w:id="19" w:name="_Hlk128561609"/>
      <w:proofErr w:type="spellStart"/>
      <w:r>
        <w:rPr>
          <w:rFonts w:cs="Segoe UI"/>
          <w:color w:val="002060"/>
          <w:sz w:val="24"/>
          <w:szCs w:val="24"/>
          <w:lang w:val="en-US"/>
        </w:rPr>
        <w:lastRenderedPageBreak/>
        <w:t>Orçamento</w:t>
      </w:r>
      <w:proofErr w:type="spellEnd"/>
      <w:r>
        <w:rPr>
          <w:rFonts w:cs="Segoe UI"/>
          <w:color w:val="002060"/>
          <w:sz w:val="24"/>
          <w:szCs w:val="24"/>
          <w:vertAlign w:val="superscript"/>
          <w:lang w:val="en-US"/>
        </w:rPr>
        <w:footnoteReference w:id="2"/>
      </w:r>
    </w:p>
    <w:p w14:paraId="5F750B08" w14:textId="77777777" w:rsidR="00602FA8" w:rsidRDefault="008B6628">
      <w:pPr>
        <w:pStyle w:val="Heading2"/>
        <w:numPr>
          <w:ilvl w:val="1"/>
          <w:numId w:val="3"/>
        </w:numPr>
        <w:ind w:left="709"/>
        <w:rPr>
          <w:color w:val="002060"/>
          <w:sz w:val="22"/>
          <w:lang w:val="en-US"/>
        </w:rPr>
      </w:pPr>
      <w:r>
        <w:rPr>
          <w:color w:val="002060"/>
          <w:sz w:val="22"/>
          <w:lang w:val="en-US"/>
        </w:rPr>
        <w:t xml:space="preserve">Custos do </w:t>
      </w:r>
      <w:proofErr w:type="spellStart"/>
      <w:r>
        <w:rPr>
          <w:color w:val="002060"/>
          <w:sz w:val="22"/>
          <w:lang w:val="en-US"/>
        </w:rPr>
        <w:t>Associado</w:t>
      </w:r>
      <w:proofErr w:type="spellEnd"/>
      <w:r>
        <w:rPr>
          <w:color w:val="002060"/>
          <w:sz w:val="22"/>
          <w:lang w:val="en-US"/>
        </w:rPr>
        <w:t xml:space="preserve"> </w:t>
      </w:r>
    </w:p>
    <w:tbl>
      <w:tblPr>
        <w:tblW w:w="5000" w:type="pct"/>
        <w:tblBorders>
          <w:top w:val="single" w:sz="6" w:space="0" w:color="auto"/>
          <w:left w:val="single" w:sz="6" w:space="0" w:color="auto"/>
          <w:bottom w:val="single" w:sz="6" w:space="0" w:color="auto"/>
          <w:right w:val="single" w:sz="6" w:space="0" w:color="auto"/>
        </w:tblBorders>
        <w:tblCellMar>
          <w:left w:w="0" w:type="dxa"/>
          <w:right w:w="0" w:type="dxa"/>
        </w:tblCellMar>
        <w:tblLook w:val="04A0" w:firstRow="1" w:lastRow="0" w:firstColumn="1" w:lastColumn="0" w:noHBand="0" w:noVBand="1"/>
      </w:tblPr>
      <w:tblGrid>
        <w:gridCol w:w="2203"/>
        <w:gridCol w:w="6718"/>
        <w:gridCol w:w="1153"/>
        <w:gridCol w:w="1128"/>
        <w:gridCol w:w="985"/>
        <w:gridCol w:w="1608"/>
      </w:tblGrid>
      <w:tr w:rsidR="00602FA8" w14:paraId="5F750B0F" w14:textId="77777777" w:rsidTr="00216267">
        <w:trPr>
          <w:trHeight w:val="45"/>
          <w:tblHeader/>
        </w:trPr>
        <w:tc>
          <w:tcPr>
            <w:tcW w:w="79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5F750B09" w14:textId="77777777" w:rsidR="00602FA8" w:rsidRDefault="008B6628">
            <w:pPr>
              <w:spacing w:after="0"/>
              <w:jc w:val="center"/>
              <w:rPr>
                <w:rFonts w:eastAsia="Times New Roman" w:cs="Segoe UI"/>
                <w:b/>
                <w:sz w:val="18"/>
                <w:szCs w:val="18"/>
                <w:lang w:val="en-US"/>
              </w:rPr>
            </w:pPr>
            <w:r>
              <w:rPr>
                <w:rFonts w:eastAsia="Times New Roman" w:cs="Segoe UI"/>
                <w:b/>
                <w:sz w:val="18"/>
                <w:szCs w:val="18"/>
                <w:lang w:val="en-US"/>
              </w:rPr>
              <w:t xml:space="preserve">Tipo de Custos </w:t>
            </w:r>
          </w:p>
        </w:tc>
        <w:tc>
          <w:tcPr>
            <w:tcW w:w="2435"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5F750B0A" w14:textId="77777777" w:rsidR="00602FA8" w:rsidRDefault="008B6628">
            <w:pPr>
              <w:spacing w:after="0"/>
              <w:jc w:val="center"/>
              <w:rPr>
                <w:rFonts w:eastAsia="Times New Roman" w:cs="Segoe UI"/>
                <w:sz w:val="18"/>
                <w:szCs w:val="18"/>
                <w:lang w:val="en-US"/>
              </w:rPr>
            </w:pPr>
            <w:proofErr w:type="spellStart"/>
            <w:r>
              <w:rPr>
                <w:rFonts w:eastAsia="Times New Roman" w:cs="Segoe UI"/>
                <w:b/>
                <w:bCs/>
                <w:sz w:val="18"/>
                <w:szCs w:val="18"/>
                <w:lang w:val="en-US"/>
              </w:rPr>
              <w:t>Designação</w:t>
            </w:r>
            <w:proofErr w:type="spellEnd"/>
            <w:r>
              <w:rPr>
                <w:rFonts w:eastAsia="Times New Roman" w:cs="Segoe UI"/>
                <w:b/>
                <w:bCs/>
                <w:sz w:val="18"/>
                <w:szCs w:val="18"/>
                <w:lang w:val="en-US"/>
              </w:rPr>
              <w:t xml:space="preserve"> dos Custos</w:t>
            </w:r>
          </w:p>
        </w:tc>
        <w:tc>
          <w:tcPr>
            <w:tcW w:w="41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5F750B0B" w14:textId="77777777" w:rsidR="00602FA8" w:rsidRDefault="008B6628">
            <w:pPr>
              <w:spacing w:after="0"/>
              <w:rPr>
                <w:rFonts w:eastAsia="Times New Roman" w:cs="Segoe UI"/>
                <w:sz w:val="18"/>
                <w:szCs w:val="18"/>
                <w:lang w:val="en-US"/>
              </w:rPr>
            </w:pPr>
            <w:proofErr w:type="spellStart"/>
            <w:r>
              <w:rPr>
                <w:rFonts w:eastAsia="Times New Roman" w:cs="Segoe UI"/>
                <w:b/>
                <w:bCs/>
                <w:sz w:val="18"/>
                <w:szCs w:val="18"/>
                <w:lang w:val="en-US"/>
              </w:rPr>
              <w:t>Responsável</w:t>
            </w:r>
            <w:proofErr w:type="spellEnd"/>
            <w:r>
              <w:rPr>
                <w:rFonts w:eastAsia="Times New Roman" w:cs="Segoe UI"/>
                <w:b/>
                <w:bCs/>
                <w:sz w:val="18"/>
                <w:szCs w:val="18"/>
                <w:lang w:val="en-US"/>
              </w:rPr>
              <w:t xml:space="preserve"> </w:t>
            </w:r>
          </w:p>
        </w:tc>
        <w:tc>
          <w:tcPr>
            <w:tcW w:w="409"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5F750B0C" w14:textId="77777777" w:rsidR="00602FA8" w:rsidRDefault="008B6628">
            <w:pPr>
              <w:spacing w:after="0"/>
              <w:jc w:val="center"/>
              <w:rPr>
                <w:rFonts w:eastAsia="Times New Roman" w:cs="Segoe UI"/>
                <w:b/>
                <w:sz w:val="18"/>
                <w:szCs w:val="18"/>
                <w:lang w:val="en-US"/>
              </w:rPr>
            </w:pPr>
            <w:proofErr w:type="spellStart"/>
            <w:r>
              <w:rPr>
                <w:rFonts w:eastAsia="Times New Roman" w:cs="Segoe UI"/>
                <w:b/>
                <w:sz w:val="18"/>
                <w:szCs w:val="18"/>
                <w:lang w:val="en-US"/>
              </w:rPr>
              <w:t>Quantidade</w:t>
            </w:r>
            <w:proofErr w:type="spellEnd"/>
          </w:p>
        </w:tc>
        <w:tc>
          <w:tcPr>
            <w:tcW w:w="357"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tcPr>
          <w:p w14:paraId="5F750B0D" w14:textId="77777777" w:rsidR="00602FA8" w:rsidRDefault="008B6628">
            <w:pPr>
              <w:spacing w:after="0"/>
              <w:jc w:val="center"/>
              <w:rPr>
                <w:rFonts w:eastAsia="Times New Roman" w:cs="Segoe UI"/>
                <w:b/>
                <w:bCs/>
                <w:sz w:val="18"/>
                <w:szCs w:val="18"/>
                <w:lang w:val="en-US"/>
              </w:rPr>
            </w:pPr>
            <w:proofErr w:type="spellStart"/>
            <w:r>
              <w:rPr>
                <w:rFonts w:eastAsia="Times New Roman" w:cs="Segoe UI"/>
                <w:b/>
                <w:bCs/>
                <w:sz w:val="18"/>
                <w:szCs w:val="18"/>
                <w:lang w:val="en-US"/>
              </w:rPr>
              <w:t>Custo</w:t>
            </w:r>
            <w:proofErr w:type="spellEnd"/>
            <w:r>
              <w:rPr>
                <w:rFonts w:eastAsia="Times New Roman" w:cs="Segoe UI"/>
                <w:b/>
                <w:bCs/>
                <w:sz w:val="18"/>
                <w:szCs w:val="18"/>
                <w:lang w:val="en-US"/>
              </w:rPr>
              <w:t xml:space="preserve"> </w:t>
            </w:r>
            <w:proofErr w:type="spellStart"/>
            <w:r>
              <w:rPr>
                <w:rFonts w:eastAsia="Times New Roman" w:cs="Segoe UI"/>
                <w:b/>
                <w:bCs/>
                <w:sz w:val="18"/>
                <w:szCs w:val="18"/>
                <w:lang w:val="en-US"/>
              </w:rPr>
              <w:t>Unitário</w:t>
            </w:r>
            <w:proofErr w:type="spellEnd"/>
            <w:r>
              <w:rPr>
                <w:rStyle w:val="FootnoteReference"/>
                <w:rFonts w:eastAsia="Times New Roman" w:cs="Segoe UI"/>
                <w:b/>
                <w:bCs/>
                <w:sz w:val="18"/>
                <w:szCs w:val="18"/>
                <w:lang w:val="en-US"/>
              </w:rPr>
              <w:footnoteReference w:id="3"/>
            </w:r>
          </w:p>
        </w:tc>
        <w:tc>
          <w:tcPr>
            <w:tcW w:w="583"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2F2F2" w:themeFill="background1" w:themeFillShade="F2"/>
            <w:vAlign w:val="center"/>
          </w:tcPr>
          <w:p w14:paraId="5F750B0E" w14:textId="77777777" w:rsidR="00602FA8" w:rsidRDefault="008B6628">
            <w:pPr>
              <w:spacing w:after="0"/>
              <w:jc w:val="center"/>
              <w:rPr>
                <w:rFonts w:eastAsia="Times New Roman" w:cs="Segoe UI"/>
                <w:sz w:val="18"/>
                <w:szCs w:val="18"/>
                <w:lang w:val="en-US"/>
              </w:rPr>
            </w:pPr>
            <w:proofErr w:type="spellStart"/>
            <w:r>
              <w:rPr>
                <w:rFonts w:eastAsia="Times New Roman" w:cs="Segoe UI"/>
                <w:b/>
                <w:bCs/>
                <w:sz w:val="18"/>
                <w:szCs w:val="18"/>
                <w:lang w:val="en-US"/>
              </w:rPr>
              <w:t>Custo</w:t>
            </w:r>
            <w:proofErr w:type="spellEnd"/>
            <w:r>
              <w:rPr>
                <w:rFonts w:eastAsia="Times New Roman" w:cs="Segoe UI"/>
                <w:b/>
                <w:bCs/>
                <w:sz w:val="18"/>
                <w:szCs w:val="18"/>
                <w:lang w:val="en-US"/>
              </w:rPr>
              <w:t xml:space="preserve"> </w:t>
            </w:r>
            <w:proofErr w:type="spellStart"/>
            <w:r>
              <w:rPr>
                <w:rFonts w:eastAsia="Times New Roman" w:cs="Segoe UI"/>
                <w:b/>
                <w:bCs/>
                <w:sz w:val="18"/>
                <w:szCs w:val="18"/>
                <w:lang w:val="en-US"/>
              </w:rPr>
              <w:t>Estimado</w:t>
            </w:r>
            <w:proofErr w:type="spellEnd"/>
          </w:p>
        </w:tc>
      </w:tr>
      <w:tr w:rsidR="00602FA8" w14:paraId="5F750B16" w14:textId="77777777" w:rsidTr="00216267">
        <w:trPr>
          <w:trHeight w:val="45"/>
        </w:trPr>
        <w:tc>
          <w:tcPr>
            <w:tcW w:w="79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10" w14:textId="77777777" w:rsidR="00602FA8" w:rsidRDefault="008B6628">
            <w:pPr>
              <w:spacing w:after="0"/>
              <w:ind w:left="155"/>
              <w:rPr>
                <w:rFonts w:eastAsia="Times New Roman" w:cs="Segoe UI"/>
                <w:b/>
                <w:bCs/>
                <w:sz w:val="18"/>
                <w:szCs w:val="18"/>
                <w:lang w:val="en-US"/>
              </w:rPr>
            </w:pPr>
            <w:proofErr w:type="spellStart"/>
            <w:r>
              <w:rPr>
                <w:rFonts w:eastAsia="Times New Roman" w:cs="Segoe UI"/>
                <w:b/>
                <w:bCs/>
                <w:sz w:val="18"/>
                <w:szCs w:val="18"/>
                <w:lang w:val="en-US"/>
              </w:rPr>
              <w:t>Equipamento</w:t>
            </w:r>
            <w:proofErr w:type="spellEnd"/>
          </w:p>
        </w:tc>
        <w:tc>
          <w:tcPr>
            <w:tcW w:w="2435"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11" w14:textId="5E2F1DDE" w:rsidR="00602FA8" w:rsidRDefault="789E41DA" w:rsidP="00D71F5D">
            <w:pPr>
              <w:spacing w:after="0"/>
              <w:ind w:left="100" w:right="135"/>
              <w:rPr>
                <w:rFonts w:eastAsia="Times New Roman" w:cs="Segoe UI"/>
                <w:sz w:val="18"/>
                <w:szCs w:val="18"/>
                <w:lang w:val="pt-BR"/>
              </w:rPr>
            </w:pPr>
            <w:r w:rsidRPr="31A65990">
              <w:rPr>
                <w:rFonts w:eastAsia="Times New Roman" w:cs="Segoe UI"/>
                <w:sz w:val="18"/>
                <w:szCs w:val="18"/>
                <w:lang w:val="pt-BR"/>
              </w:rPr>
              <w:t>R</w:t>
            </w:r>
            <w:r w:rsidRPr="31A65990">
              <w:rPr>
                <w:rFonts w:eastAsia="Segoe UI" w:cs="Segoe UI"/>
                <w:color w:val="000000" w:themeColor="text1"/>
                <w:sz w:val="18"/>
                <w:szCs w:val="18"/>
                <w:lang w:val="pt-BR"/>
              </w:rPr>
              <w:t>ecursos computacionais (GPU/serviços cloud) para inferência e validação dos modelos</w:t>
            </w:r>
            <w:r w:rsidRPr="31A65990">
              <w:rPr>
                <w:rFonts w:eastAsia="Times New Roman" w:cs="Segoe UI"/>
                <w:sz w:val="18"/>
                <w:szCs w:val="18"/>
                <w:lang w:val="pt-BR"/>
              </w:rPr>
              <w:t xml:space="preserve"> </w:t>
            </w:r>
          </w:p>
        </w:tc>
        <w:tc>
          <w:tcPr>
            <w:tcW w:w="41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12" w14:textId="22905707" w:rsidR="00602FA8" w:rsidRPr="00A82C9D" w:rsidRDefault="008B6628">
            <w:pPr>
              <w:spacing w:after="0"/>
              <w:jc w:val="center"/>
              <w:rPr>
                <w:rFonts w:eastAsia="Times New Roman" w:cs="Segoe UI"/>
                <w:sz w:val="18"/>
                <w:szCs w:val="18"/>
                <w:lang w:val="pt-PT"/>
              </w:rPr>
            </w:pPr>
            <w:r w:rsidRPr="00A82C9D">
              <w:rPr>
                <w:rFonts w:eastAsia="Times New Roman" w:cs="Segoe UI"/>
                <w:sz w:val="18"/>
                <w:szCs w:val="18"/>
                <w:lang w:val="pt-PT"/>
              </w:rPr>
              <w:t> </w:t>
            </w:r>
            <w:proofErr w:type="spellStart"/>
            <w:r w:rsidR="00192BB4" w:rsidRPr="00A82C9D">
              <w:rPr>
                <w:rFonts w:eastAsia="Times New Roman" w:cs="Segoe UI"/>
                <w:sz w:val="18"/>
                <w:szCs w:val="18"/>
                <w:lang w:val="pt-PT"/>
              </w:rPr>
              <w:t>INCM</w:t>
            </w:r>
            <w:proofErr w:type="spellEnd"/>
          </w:p>
        </w:tc>
        <w:tc>
          <w:tcPr>
            <w:tcW w:w="409"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13" w14:textId="5191B3D8" w:rsidR="00602FA8" w:rsidRPr="00361B61" w:rsidRDefault="00192BB4">
            <w:pPr>
              <w:spacing w:after="0"/>
              <w:jc w:val="center"/>
              <w:rPr>
                <w:rFonts w:eastAsia="Times New Roman" w:cs="Segoe UI"/>
                <w:sz w:val="18"/>
                <w:szCs w:val="18"/>
                <w:lang w:val="pt-PT"/>
              </w:rPr>
            </w:pPr>
            <w:r>
              <w:rPr>
                <w:rFonts w:eastAsia="Times New Roman" w:cs="Segoe UI"/>
                <w:sz w:val="18"/>
                <w:szCs w:val="18"/>
                <w:lang w:val="pt-PT"/>
              </w:rPr>
              <w:t>-</w:t>
            </w:r>
            <w:r w:rsidR="008B6628" w:rsidRPr="00361B61">
              <w:rPr>
                <w:rFonts w:eastAsia="Times New Roman" w:cs="Segoe UI"/>
                <w:sz w:val="18"/>
                <w:szCs w:val="18"/>
                <w:lang w:val="pt-PT"/>
              </w:rPr>
              <w:t> </w:t>
            </w:r>
          </w:p>
        </w:tc>
        <w:tc>
          <w:tcPr>
            <w:tcW w:w="357"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14" w14:textId="5DAD484C" w:rsidR="00602FA8" w:rsidRPr="00361B61" w:rsidRDefault="00192BB4">
            <w:pPr>
              <w:spacing w:after="0"/>
              <w:jc w:val="center"/>
              <w:rPr>
                <w:rFonts w:eastAsia="Times New Roman" w:cs="Segoe UI"/>
                <w:sz w:val="18"/>
                <w:szCs w:val="18"/>
                <w:lang w:val="pt-PT"/>
              </w:rPr>
            </w:pPr>
            <w:r>
              <w:rPr>
                <w:rFonts w:eastAsia="Times New Roman" w:cs="Segoe UI"/>
                <w:sz w:val="18"/>
                <w:szCs w:val="18"/>
                <w:lang w:val="pt-PT"/>
              </w:rPr>
              <w:t>-</w:t>
            </w:r>
          </w:p>
        </w:tc>
        <w:tc>
          <w:tcPr>
            <w:tcW w:w="583"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15" w14:textId="77777777" w:rsidR="00602FA8" w:rsidRDefault="008B6628">
            <w:pPr>
              <w:spacing w:after="0"/>
              <w:jc w:val="center"/>
              <w:rPr>
                <w:rFonts w:eastAsia="Times New Roman" w:cs="Segoe UI"/>
                <w:sz w:val="18"/>
                <w:szCs w:val="18"/>
                <w:lang w:val="en-US"/>
              </w:rPr>
            </w:pPr>
            <w:r>
              <w:rPr>
                <w:rFonts w:eastAsia="Times New Roman" w:cs="Segoe UI"/>
                <w:sz w:val="18"/>
                <w:szCs w:val="18"/>
                <w:lang w:val="en-US"/>
              </w:rPr>
              <w:t xml:space="preserve">A </w:t>
            </w:r>
            <w:proofErr w:type="spellStart"/>
            <w:r>
              <w:rPr>
                <w:rFonts w:eastAsia="Times New Roman" w:cs="Segoe UI"/>
                <w:sz w:val="18"/>
                <w:szCs w:val="18"/>
                <w:lang w:val="en-US"/>
              </w:rPr>
              <w:t>definir</w:t>
            </w:r>
            <w:proofErr w:type="spellEnd"/>
          </w:p>
        </w:tc>
      </w:tr>
      <w:tr w:rsidR="00602FA8" w14:paraId="5F750B24" w14:textId="77777777" w:rsidTr="00216267">
        <w:trPr>
          <w:trHeight w:val="45"/>
        </w:trPr>
        <w:tc>
          <w:tcPr>
            <w:tcW w:w="79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1E" w14:textId="77777777" w:rsidR="00602FA8" w:rsidRDefault="008B6628">
            <w:pPr>
              <w:spacing w:after="0"/>
              <w:ind w:left="155"/>
              <w:rPr>
                <w:rFonts w:eastAsia="Times New Roman" w:cs="Segoe UI"/>
                <w:b/>
                <w:bCs/>
                <w:sz w:val="18"/>
                <w:szCs w:val="18"/>
                <w:lang w:val="en-US"/>
              </w:rPr>
            </w:pPr>
            <w:r>
              <w:rPr>
                <w:rFonts w:eastAsia="Times New Roman" w:cs="Segoe UI"/>
                <w:b/>
                <w:bCs/>
                <w:sz w:val="18"/>
                <w:szCs w:val="18"/>
                <w:lang w:val="en-US"/>
              </w:rPr>
              <w:t>SW</w:t>
            </w:r>
          </w:p>
        </w:tc>
        <w:tc>
          <w:tcPr>
            <w:tcW w:w="2435"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1F" w14:textId="73735F48" w:rsidR="00602FA8" w:rsidRDefault="2B56B536" w:rsidP="00D71F5D">
            <w:pPr>
              <w:spacing w:after="0"/>
              <w:ind w:left="100" w:right="135"/>
              <w:rPr>
                <w:rFonts w:eastAsia="Segoe UI" w:cs="Segoe UI"/>
                <w:color w:val="000000" w:themeColor="text1"/>
                <w:sz w:val="18"/>
                <w:szCs w:val="18"/>
                <w:lang w:val="pt-BR"/>
              </w:rPr>
            </w:pPr>
            <w:r w:rsidRPr="31A65990">
              <w:rPr>
                <w:rFonts w:eastAsia="Segoe UI" w:cs="Segoe UI"/>
                <w:color w:val="000000" w:themeColor="text1"/>
                <w:sz w:val="18"/>
                <w:szCs w:val="18"/>
                <w:lang w:val="pt-BR"/>
              </w:rPr>
              <w:t>Modelos de bibliotecas open-source (OPC UA - Protocolo Industrial de Comunicação, Python Framework para Dados Históricos v2.5, Dashboard Offline com Interface de Linha de Comando v2)</w:t>
            </w:r>
          </w:p>
        </w:tc>
        <w:tc>
          <w:tcPr>
            <w:tcW w:w="41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0" w14:textId="3AAEFBC6" w:rsidR="00602FA8" w:rsidRPr="00A82C9D" w:rsidRDefault="00A82C9D">
            <w:pPr>
              <w:spacing w:after="0"/>
              <w:jc w:val="center"/>
              <w:rPr>
                <w:rFonts w:eastAsia="Times New Roman" w:cs="Segoe UI"/>
                <w:sz w:val="18"/>
                <w:szCs w:val="18"/>
                <w:lang w:val="en-US"/>
              </w:rPr>
            </w:pPr>
            <w:r w:rsidRPr="00A82C9D">
              <w:rPr>
                <w:rFonts w:eastAsia="Times New Roman" w:cs="Segoe UI"/>
                <w:sz w:val="18"/>
                <w:szCs w:val="18"/>
                <w:lang w:val="en-US"/>
              </w:rPr>
              <w:t>DTx</w:t>
            </w:r>
          </w:p>
        </w:tc>
        <w:tc>
          <w:tcPr>
            <w:tcW w:w="409"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1" w14:textId="428B37C8" w:rsidR="00602FA8" w:rsidRDefault="00192BB4">
            <w:pPr>
              <w:spacing w:after="0"/>
              <w:jc w:val="center"/>
              <w:rPr>
                <w:rFonts w:eastAsia="Times New Roman" w:cs="Segoe UI"/>
                <w:sz w:val="18"/>
                <w:szCs w:val="18"/>
                <w:lang w:val="en-US"/>
              </w:rPr>
            </w:pPr>
            <w:r>
              <w:rPr>
                <w:rFonts w:eastAsia="Times New Roman" w:cs="Segoe UI"/>
                <w:sz w:val="18"/>
                <w:szCs w:val="18"/>
                <w:lang w:val="en-US"/>
              </w:rPr>
              <w:t>-</w:t>
            </w:r>
          </w:p>
        </w:tc>
        <w:tc>
          <w:tcPr>
            <w:tcW w:w="357"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2" w14:textId="71E7C879" w:rsidR="00602FA8" w:rsidRDefault="00192BB4">
            <w:pPr>
              <w:spacing w:after="0"/>
              <w:jc w:val="center"/>
              <w:rPr>
                <w:rFonts w:eastAsia="Times New Roman" w:cs="Segoe UI"/>
                <w:sz w:val="18"/>
                <w:szCs w:val="18"/>
                <w:lang w:val="en-US"/>
              </w:rPr>
            </w:pPr>
            <w:r>
              <w:rPr>
                <w:rFonts w:eastAsia="Times New Roman" w:cs="Segoe UI"/>
                <w:sz w:val="18"/>
                <w:szCs w:val="18"/>
                <w:lang w:val="en-US"/>
              </w:rPr>
              <w:t>-</w:t>
            </w:r>
          </w:p>
        </w:tc>
        <w:tc>
          <w:tcPr>
            <w:tcW w:w="583"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3" w14:textId="535424FC" w:rsidR="00602FA8" w:rsidRDefault="008B6628">
            <w:pPr>
              <w:spacing w:after="0"/>
              <w:jc w:val="center"/>
              <w:rPr>
                <w:rFonts w:eastAsia="Times New Roman" w:cs="Segoe UI"/>
                <w:sz w:val="18"/>
                <w:szCs w:val="18"/>
                <w:lang w:val="en-US"/>
              </w:rPr>
            </w:pPr>
            <w:proofErr w:type="spellStart"/>
            <w:r>
              <w:rPr>
                <w:rFonts w:eastAsia="Times New Roman" w:cs="Segoe UI"/>
                <w:sz w:val="18"/>
                <w:szCs w:val="18"/>
                <w:lang w:val="en-US"/>
              </w:rPr>
              <w:t>Não</w:t>
            </w:r>
            <w:proofErr w:type="spellEnd"/>
            <w:r>
              <w:rPr>
                <w:rFonts w:eastAsia="Times New Roman" w:cs="Segoe UI"/>
                <w:sz w:val="18"/>
                <w:szCs w:val="18"/>
                <w:lang w:val="en-US"/>
              </w:rPr>
              <w:t xml:space="preserve"> </w:t>
            </w:r>
            <w:proofErr w:type="spellStart"/>
            <w:r w:rsidR="00192BB4">
              <w:rPr>
                <w:rFonts w:eastAsia="Times New Roman" w:cs="Segoe UI"/>
                <w:sz w:val="18"/>
                <w:szCs w:val="18"/>
                <w:lang w:val="en-US"/>
              </w:rPr>
              <w:t>a</w:t>
            </w:r>
            <w:r>
              <w:rPr>
                <w:rFonts w:eastAsia="Times New Roman" w:cs="Segoe UI"/>
                <w:sz w:val="18"/>
                <w:szCs w:val="18"/>
                <w:lang w:val="en-US"/>
              </w:rPr>
              <w:t>plicável</w:t>
            </w:r>
            <w:proofErr w:type="spellEnd"/>
          </w:p>
        </w:tc>
      </w:tr>
      <w:tr w:rsidR="00602FA8" w:rsidRPr="00E90E43" w14:paraId="5F750B2B" w14:textId="77777777" w:rsidTr="00216267">
        <w:trPr>
          <w:trHeight w:val="45"/>
        </w:trPr>
        <w:tc>
          <w:tcPr>
            <w:tcW w:w="79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5" w14:textId="77777777" w:rsidR="00602FA8" w:rsidRDefault="008B6628">
            <w:pPr>
              <w:spacing w:after="0"/>
              <w:ind w:left="155"/>
              <w:rPr>
                <w:rFonts w:eastAsia="Times New Roman" w:cs="Segoe UI"/>
                <w:b/>
                <w:bCs/>
                <w:sz w:val="18"/>
                <w:szCs w:val="18"/>
                <w:lang w:val="en-US"/>
              </w:rPr>
            </w:pPr>
            <w:proofErr w:type="spellStart"/>
            <w:r>
              <w:rPr>
                <w:rFonts w:eastAsia="Times New Roman" w:cs="Segoe UI"/>
                <w:b/>
                <w:bCs/>
                <w:sz w:val="18"/>
                <w:szCs w:val="18"/>
                <w:lang w:val="en-US"/>
              </w:rPr>
              <w:t>Disseminação</w:t>
            </w:r>
            <w:proofErr w:type="spellEnd"/>
          </w:p>
        </w:tc>
        <w:tc>
          <w:tcPr>
            <w:tcW w:w="2435"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6" w14:textId="773527D1" w:rsidR="00602FA8" w:rsidRPr="00B40ED7" w:rsidRDefault="227B25B3" w:rsidP="00D71F5D">
            <w:pPr>
              <w:spacing w:after="0"/>
              <w:ind w:left="100" w:right="135"/>
              <w:rPr>
                <w:rFonts w:eastAsia="Times New Roman" w:cs="Segoe UI"/>
                <w:sz w:val="18"/>
                <w:szCs w:val="18"/>
                <w:lang w:val="pt-PT"/>
              </w:rPr>
            </w:pPr>
            <w:r w:rsidRPr="31A65990">
              <w:rPr>
                <w:rFonts w:eastAsia="Times New Roman" w:cs="Segoe UI"/>
                <w:sz w:val="18"/>
                <w:szCs w:val="18"/>
                <w:lang w:val="pt-PT"/>
              </w:rPr>
              <w:t>1 publicação em revista ou conferência nacional ou internacional</w:t>
            </w:r>
            <w:del w:id="20" w:author="Marta Henriques Gonçalves" w:date="2026-05-13T15:59:00Z">
              <w:r w:rsidRPr="31A65990">
                <w:rPr>
                  <w:rFonts w:eastAsia="Times New Roman" w:cs="Segoe UI"/>
                  <w:sz w:val="18"/>
                  <w:szCs w:val="18"/>
                  <w:lang w:val="pt-PT"/>
                </w:rPr>
                <w:delText>.</w:delText>
              </w:r>
            </w:del>
          </w:p>
        </w:tc>
        <w:tc>
          <w:tcPr>
            <w:tcW w:w="41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7" w14:textId="2B08ED49" w:rsidR="00602FA8" w:rsidRPr="00B40ED7" w:rsidRDefault="227B25B3">
            <w:pPr>
              <w:spacing w:after="0"/>
              <w:jc w:val="center"/>
              <w:rPr>
                <w:rFonts w:eastAsia="Times New Roman" w:cs="Segoe UI"/>
                <w:sz w:val="18"/>
                <w:szCs w:val="18"/>
                <w:lang w:val="pt-PT"/>
              </w:rPr>
            </w:pPr>
            <w:r w:rsidRPr="31A65990">
              <w:rPr>
                <w:rFonts w:eastAsia="Times New Roman" w:cs="Segoe UI"/>
                <w:sz w:val="18"/>
                <w:szCs w:val="18"/>
                <w:lang w:val="pt-PT"/>
              </w:rPr>
              <w:t>DTx/</w:t>
            </w:r>
            <w:proofErr w:type="spellStart"/>
            <w:r w:rsidRPr="31A65990">
              <w:rPr>
                <w:rFonts w:eastAsia="Times New Roman" w:cs="Segoe UI"/>
                <w:sz w:val="18"/>
                <w:szCs w:val="18"/>
                <w:lang w:val="pt-PT"/>
              </w:rPr>
              <w:t>INCM</w:t>
            </w:r>
            <w:proofErr w:type="spellEnd"/>
          </w:p>
        </w:tc>
        <w:tc>
          <w:tcPr>
            <w:tcW w:w="409"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8" w14:textId="19DC4759" w:rsidR="00602FA8" w:rsidRPr="00B40ED7" w:rsidRDefault="227B25B3">
            <w:pPr>
              <w:spacing w:after="0"/>
              <w:jc w:val="center"/>
              <w:rPr>
                <w:rFonts w:eastAsia="Times New Roman" w:cs="Segoe UI"/>
                <w:sz w:val="18"/>
                <w:szCs w:val="18"/>
                <w:lang w:val="pt-PT"/>
              </w:rPr>
            </w:pPr>
            <w:r w:rsidRPr="31A65990">
              <w:rPr>
                <w:rFonts w:eastAsia="Times New Roman" w:cs="Segoe UI"/>
                <w:sz w:val="18"/>
                <w:szCs w:val="18"/>
                <w:lang w:val="pt-PT"/>
              </w:rPr>
              <w:t>1</w:t>
            </w:r>
          </w:p>
        </w:tc>
        <w:tc>
          <w:tcPr>
            <w:tcW w:w="357"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9" w14:textId="70ACB43A" w:rsidR="00602FA8" w:rsidRPr="00B40ED7" w:rsidRDefault="00BB2F5B">
            <w:pPr>
              <w:spacing w:after="0"/>
              <w:jc w:val="center"/>
              <w:rPr>
                <w:rFonts w:eastAsia="Times New Roman" w:cs="Segoe UI"/>
                <w:sz w:val="18"/>
                <w:szCs w:val="18"/>
                <w:lang w:val="pt-PT"/>
              </w:rPr>
            </w:pPr>
            <w:r>
              <w:rPr>
                <w:rFonts w:eastAsia="Times New Roman" w:cs="Segoe UI"/>
                <w:sz w:val="18"/>
                <w:szCs w:val="18"/>
                <w:lang w:val="pt-PT"/>
              </w:rPr>
              <w:t>-</w:t>
            </w:r>
          </w:p>
        </w:tc>
        <w:tc>
          <w:tcPr>
            <w:tcW w:w="583"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A" w14:textId="3F1D9B2F" w:rsidR="00602FA8" w:rsidRPr="00B40ED7" w:rsidRDefault="00192BB4">
            <w:pPr>
              <w:spacing w:after="0"/>
              <w:jc w:val="center"/>
              <w:rPr>
                <w:rFonts w:eastAsia="Times New Roman" w:cs="Segoe UI"/>
                <w:sz w:val="18"/>
                <w:szCs w:val="18"/>
                <w:lang w:val="pt-PT"/>
              </w:rPr>
            </w:pPr>
            <w:r>
              <w:rPr>
                <w:rFonts w:eastAsia="Times New Roman" w:cs="Segoe UI"/>
                <w:sz w:val="18"/>
                <w:szCs w:val="18"/>
                <w:lang w:val="pt-PT"/>
              </w:rPr>
              <w:t>A definir</w:t>
            </w:r>
          </w:p>
        </w:tc>
      </w:tr>
      <w:tr w:rsidR="00602FA8" w14:paraId="5F750B32" w14:textId="77777777" w:rsidTr="00216267">
        <w:trPr>
          <w:trHeight w:val="45"/>
        </w:trPr>
        <w:tc>
          <w:tcPr>
            <w:tcW w:w="79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C" w14:textId="77777777" w:rsidR="00602FA8" w:rsidRDefault="008B6628">
            <w:pPr>
              <w:spacing w:after="0"/>
              <w:ind w:left="155"/>
              <w:rPr>
                <w:rFonts w:eastAsia="Times New Roman" w:cs="Segoe UI"/>
                <w:b/>
                <w:bCs/>
                <w:sz w:val="18"/>
                <w:szCs w:val="18"/>
                <w:lang w:val="en-US"/>
              </w:rPr>
            </w:pPr>
            <w:proofErr w:type="spellStart"/>
            <w:r>
              <w:rPr>
                <w:rFonts w:eastAsia="Times New Roman" w:cs="Segoe UI"/>
                <w:b/>
                <w:bCs/>
                <w:sz w:val="18"/>
                <w:szCs w:val="18"/>
                <w:lang w:val="en-US"/>
              </w:rPr>
              <w:t>Viagens</w:t>
            </w:r>
            <w:proofErr w:type="spellEnd"/>
          </w:p>
        </w:tc>
        <w:tc>
          <w:tcPr>
            <w:tcW w:w="2435"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5F750B2D" w14:textId="6D1BD99E" w:rsidR="00602FA8" w:rsidRDefault="008B6628" w:rsidP="00D71F5D">
            <w:pPr>
              <w:spacing w:after="0"/>
              <w:ind w:left="100" w:right="135"/>
              <w:rPr>
                <w:rFonts w:eastAsia="Times New Roman" w:cs="Segoe UI"/>
                <w:sz w:val="18"/>
                <w:szCs w:val="18"/>
                <w:lang w:val="en-US"/>
              </w:rPr>
            </w:pPr>
            <w:r w:rsidRPr="00D67F56">
              <w:rPr>
                <w:rFonts w:eastAsia="Times New Roman" w:cs="Segoe UI"/>
                <w:sz w:val="18"/>
                <w:szCs w:val="18"/>
                <w:lang w:val="en-US"/>
              </w:rPr>
              <w:t>DTx-INCM-DTx |</w:t>
            </w:r>
            <w:r>
              <w:rPr>
                <w:rFonts w:eastAsia="Times New Roman" w:cs="Segoe UI"/>
                <w:sz w:val="18"/>
                <w:szCs w:val="18"/>
                <w:lang w:val="en-US"/>
              </w:rPr>
              <w:t xml:space="preserve"> </w:t>
            </w:r>
            <w:r w:rsidR="005A1483">
              <w:rPr>
                <w:rFonts w:eastAsia="Times New Roman" w:cs="Segoe UI"/>
                <w:sz w:val="18"/>
                <w:szCs w:val="18"/>
                <w:lang w:val="en-US"/>
              </w:rPr>
              <w:t>56</w:t>
            </w:r>
            <w:r>
              <w:rPr>
                <w:rFonts w:eastAsia="Times New Roman" w:cs="Segoe UI"/>
                <w:sz w:val="18"/>
                <w:szCs w:val="18"/>
                <w:lang w:val="en-US"/>
              </w:rPr>
              <w:t xml:space="preserve"> km; 0,40€/Km | </w:t>
            </w:r>
            <w:r w:rsidR="004864A8">
              <w:rPr>
                <w:rFonts w:eastAsia="Times New Roman" w:cs="Segoe UI"/>
                <w:sz w:val="18"/>
                <w:szCs w:val="18"/>
                <w:lang w:val="en-US"/>
              </w:rPr>
              <w:t>22,40</w:t>
            </w:r>
            <w:r>
              <w:rPr>
                <w:rFonts w:eastAsia="Times New Roman" w:cs="Segoe UI"/>
                <w:sz w:val="18"/>
                <w:szCs w:val="18"/>
                <w:lang w:val="en-US"/>
              </w:rPr>
              <w:t xml:space="preserve"> €/</w:t>
            </w:r>
            <w:proofErr w:type="spellStart"/>
            <w:r w:rsidR="004864A8">
              <w:rPr>
                <w:rFonts w:eastAsia="Times New Roman" w:cs="Segoe UI"/>
                <w:sz w:val="18"/>
                <w:szCs w:val="18"/>
                <w:lang w:val="en-US"/>
              </w:rPr>
              <w:t>viagem</w:t>
            </w:r>
            <w:proofErr w:type="spellEnd"/>
          </w:p>
        </w:tc>
        <w:tc>
          <w:tcPr>
            <w:tcW w:w="41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E" w14:textId="5C2D0133" w:rsidR="00602FA8" w:rsidRDefault="2A01E66B">
            <w:pPr>
              <w:spacing w:after="0"/>
              <w:jc w:val="center"/>
              <w:rPr>
                <w:rFonts w:eastAsia="Times New Roman" w:cs="Segoe UI"/>
                <w:sz w:val="18"/>
                <w:szCs w:val="18"/>
                <w:lang w:val="en-US"/>
              </w:rPr>
            </w:pPr>
            <w:r w:rsidRPr="31A65990">
              <w:rPr>
                <w:rFonts w:eastAsia="Times New Roman" w:cs="Segoe UI"/>
                <w:sz w:val="18"/>
                <w:szCs w:val="18"/>
                <w:lang w:val="en-US"/>
              </w:rPr>
              <w:t>INCM</w:t>
            </w:r>
          </w:p>
        </w:tc>
        <w:tc>
          <w:tcPr>
            <w:tcW w:w="409"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2F" w14:textId="09229C7E" w:rsidR="00602FA8" w:rsidRDefault="004864A8">
            <w:pPr>
              <w:spacing w:after="0"/>
              <w:jc w:val="center"/>
              <w:rPr>
                <w:rFonts w:eastAsia="Times New Roman" w:cs="Segoe UI"/>
                <w:sz w:val="18"/>
                <w:szCs w:val="18"/>
                <w:lang w:val="en-US"/>
              </w:rPr>
            </w:pPr>
            <w:r>
              <w:rPr>
                <w:rFonts w:eastAsia="Times New Roman" w:cs="Segoe UI"/>
                <w:sz w:val="18"/>
                <w:szCs w:val="18"/>
                <w:lang w:val="en-US"/>
              </w:rPr>
              <w:t>-</w:t>
            </w:r>
            <w:r w:rsidR="008B6628">
              <w:rPr>
                <w:rFonts w:eastAsia="Times New Roman" w:cs="Segoe UI"/>
                <w:sz w:val="18"/>
                <w:szCs w:val="18"/>
                <w:lang w:val="en-US"/>
              </w:rPr>
              <w:t> </w:t>
            </w:r>
          </w:p>
        </w:tc>
        <w:tc>
          <w:tcPr>
            <w:tcW w:w="357"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30" w14:textId="428C2E06" w:rsidR="00602FA8" w:rsidRDefault="004864A8">
            <w:pPr>
              <w:spacing w:after="0"/>
              <w:jc w:val="center"/>
              <w:rPr>
                <w:rFonts w:eastAsia="Times New Roman" w:cs="Segoe UI"/>
                <w:sz w:val="18"/>
                <w:szCs w:val="18"/>
                <w:lang w:val="en-US"/>
              </w:rPr>
            </w:pPr>
            <w:r>
              <w:rPr>
                <w:rFonts w:eastAsia="Times New Roman" w:cs="Segoe UI"/>
                <w:sz w:val="18"/>
                <w:szCs w:val="18"/>
                <w:lang w:val="en-US"/>
              </w:rPr>
              <w:t>22,40</w:t>
            </w:r>
            <w:r w:rsidR="008B6628">
              <w:rPr>
                <w:rFonts w:eastAsia="Times New Roman" w:cs="Segoe UI"/>
                <w:sz w:val="18"/>
                <w:szCs w:val="18"/>
                <w:lang w:val="en-US"/>
              </w:rPr>
              <w:t xml:space="preserve"> €</w:t>
            </w:r>
          </w:p>
        </w:tc>
        <w:tc>
          <w:tcPr>
            <w:tcW w:w="583"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31" w14:textId="07030CFA" w:rsidR="00602FA8" w:rsidRDefault="004864A8">
            <w:pPr>
              <w:spacing w:after="0"/>
              <w:jc w:val="center"/>
              <w:rPr>
                <w:rFonts w:eastAsia="Times New Roman" w:cs="Segoe UI"/>
                <w:sz w:val="18"/>
                <w:szCs w:val="18"/>
                <w:lang w:val="en-US"/>
              </w:rPr>
            </w:pPr>
            <w:r>
              <w:rPr>
                <w:rFonts w:eastAsia="Times New Roman" w:cs="Segoe UI"/>
                <w:sz w:val="18"/>
                <w:szCs w:val="18"/>
                <w:lang w:val="en-US"/>
              </w:rPr>
              <w:t>-</w:t>
            </w:r>
            <w:r w:rsidR="008B6628">
              <w:rPr>
                <w:rFonts w:eastAsia="Times New Roman" w:cs="Segoe UI"/>
                <w:sz w:val="18"/>
                <w:szCs w:val="18"/>
                <w:lang w:val="en-US"/>
              </w:rPr>
              <w:t> </w:t>
            </w:r>
          </w:p>
        </w:tc>
      </w:tr>
      <w:tr w:rsidR="00602FA8" w:rsidRPr="00A069BE" w14:paraId="5F750B40" w14:textId="77777777" w:rsidTr="00216267">
        <w:trPr>
          <w:trHeight w:val="45"/>
        </w:trPr>
        <w:tc>
          <w:tcPr>
            <w:tcW w:w="79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3A" w14:textId="77777777" w:rsidR="00602FA8" w:rsidRDefault="008B6628">
            <w:pPr>
              <w:spacing w:after="0"/>
              <w:ind w:left="155"/>
              <w:rPr>
                <w:rFonts w:eastAsia="Times New Roman" w:cs="Segoe UI"/>
                <w:b/>
                <w:bCs/>
                <w:sz w:val="18"/>
                <w:szCs w:val="18"/>
                <w:lang w:val="pt-PT"/>
              </w:rPr>
            </w:pPr>
            <w:r>
              <w:rPr>
                <w:rFonts w:eastAsia="Times New Roman" w:cs="Segoe UI"/>
                <w:b/>
                <w:bCs/>
                <w:sz w:val="18"/>
                <w:szCs w:val="18"/>
                <w:lang w:val="pt-PT"/>
              </w:rPr>
              <w:t xml:space="preserve">Esforço dos Recursos Humanos do DTx: </w:t>
            </w:r>
          </w:p>
        </w:tc>
        <w:tc>
          <w:tcPr>
            <w:tcW w:w="2435"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5F750B3B" w14:textId="4BE82D6E" w:rsidR="00602FA8" w:rsidRPr="00B40ED7" w:rsidRDefault="008B6628" w:rsidP="00D71F5D">
            <w:pPr>
              <w:spacing w:after="0"/>
              <w:ind w:left="100" w:right="135"/>
              <w:rPr>
                <w:rFonts w:eastAsia="Times New Roman" w:cs="Segoe UI"/>
                <w:sz w:val="18"/>
                <w:szCs w:val="18"/>
                <w:lang w:val="en-US"/>
              </w:rPr>
            </w:pPr>
            <w:r w:rsidRPr="31A65990">
              <w:rPr>
                <w:rFonts w:eastAsia="Times New Roman" w:cs="Segoe UI"/>
                <w:sz w:val="18"/>
                <w:szCs w:val="18"/>
                <w:lang w:val="en-US"/>
              </w:rPr>
              <w:t xml:space="preserve">PMO &amp; </w:t>
            </w:r>
            <w:proofErr w:type="spellStart"/>
            <w:r w:rsidRPr="31A65990">
              <w:rPr>
                <w:rFonts w:eastAsia="Times New Roman" w:cs="Segoe UI"/>
                <w:sz w:val="18"/>
                <w:szCs w:val="18"/>
                <w:lang w:val="en-US"/>
              </w:rPr>
              <w:t>Coordenador</w:t>
            </w:r>
            <w:proofErr w:type="spellEnd"/>
            <w:r w:rsidRPr="31A65990">
              <w:rPr>
                <w:rFonts w:eastAsia="Times New Roman" w:cs="Segoe UI"/>
                <w:sz w:val="18"/>
                <w:szCs w:val="18"/>
                <w:lang w:val="en-US"/>
              </w:rPr>
              <w:t xml:space="preserve"> </w:t>
            </w:r>
            <w:proofErr w:type="spellStart"/>
            <w:r w:rsidRPr="31A65990">
              <w:rPr>
                <w:rFonts w:eastAsia="Times New Roman" w:cs="Segoe UI"/>
                <w:sz w:val="18"/>
                <w:szCs w:val="18"/>
                <w:lang w:val="en-US"/>
              </w:rPr>
              <w:t>técnico</w:t>
            </w:r>
            <w:proofErr w:type="spellEnd"/>
            <w:r w:rsidRPr="31A65990">
              <w:rPr>
                <w:rFonts w:eastAsia="Times New Roman" w:cs="Segoe UI"/>
                <w:sz w:val="18"/>
                <w:szCs w:val="18"/>
                <w:lang w:val="en-US"/>
              </w:rPr>
              <w:t xml:space="preserve"> de </w:t>
            </w:r>
            <w:proofErr w:type="spellStart"/>
            <w:r w:rsidR="2AD0596E" w:rsidRPr="31A65990">
              <w:rPr>
                <w:rFonts w:eastAsia="Times New Roman" w:cs="Segoe UI"/>
                <w:sz w:val="18"/>
                <w:szCs w:val="18"/>
                <w:lang w:val="en-US"/>
              </w:rPr>
              <w:t>Projeto</w:t>
            </w:r>
            <w:proofErr w:type="spellEnd"/>
            <w:r w:rsidR="2AD0596E" w:rsidRPr="31A65990">
              <w:rPr>
                <w:rFonts w:eastAsia="Times New Roman" w:cs="Segoe UI"/>
                <w:sz w:val="18"/>
                <w:szCs w:val="18"/>
                <w:lang w:val="en-US"/>
              </w:rPr>
              <w:t xml:space="preserve"> </w:t>
            </w:r>
            <w:r w:rsidR="5123AE28" w:rsidRPr="31A65990">
              <w:rPr>
                <w:rFonts w:eastAsia="Times New Roman" w:cs="Segoe UI"/>
                <w:sz w:val="18"/>
                <w:szCs w:val="18"/>
                <w:lang w:val="en-US"/>
              </w:rPr>
              <w:t xml:space="preserve">| </w:t>
            </w:r>
            <w:r w:rsidR="2A60DA90" w:rsidRPr="31A65990">
              <w:rPr>
                <w:rFonts w:eastAsia="Times New Roman" w:cs="Segoe UI"/>
                <w:sz w:val="18"/>
                <w:szCs w:val="18"/>
                <w:lang w:val="en-US"/>
              </w:rPr>
              <w:t>Data Science &amp; Machine Learning</w:t>
            </w:r>
            <w:r w:rsidR="2AD0596E" w:rsidRPr="31A65990">
              <w:rPr>
                <w:rFonts w:eastAsia="Times New Roman" w:cs="Segoe UI"/>
                <w:sz w:val="18"/>
                <w:szCs w:val="18"/>
                <w:lang w:val="en-US"/>
              </w:rPr>
              <w:t xml:space="preserve"> (DSML)</w:t>
            </w:r>
            <w:r w:rsidR="6CF061D3" w:rsidRPr="31A65990">
              <w:rPr>
                <w:rFonts w:eastAsia="Times New Roman" w:cs="Segoe UI"/>
                <w:sz w:val="18"/>
                <w:szCs w:val="18"/>
                <w:lang w:val="en-US"/>
              </w:rPr>
              <w:t xml:space="preserve"> | Data &amp; Application Engineering (DAE)</w:t>
            </w:r>
          </w:p>
        </w:tc>
        <w:tc>
          <w:tcPr>
            <w:tcW w:w="418"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3C" w14:textId="77777777" w:rsidR="00602FA8" w:rsidRPr="00A445EC" w:rsidRDefault="008B6628">
            <w:pPr>
              <w:spacing w:after="0"/>
              <w:jc w:val="center"/>
              <w:rPr>
                <w:rFonts w:eastAsia="Times New Roman" w:cs="Segoe UI"/>
                <w:sz w:val="18"/>
                <w:szCs w:val="18"/>
                <w:highlight w:val="yellow"/>
                <w:lang w:val="en-US"/>
              </w:rPr>
            </w:pPr>
            <w:r w:rsidRPr="00A445EC">
              <w:rPr>
                <w:rFonts w:eastAsia="Times New Roman" w:cs="Segoe UI"/>
                <w:sz w:val="18"/>
                <w:szCs w:val="18"/>
                <w:lang w:val="pt-PT"/>
              </w:rPr>
              <w:t>DTx</w:t>
            </w:r>
          </w:p>
        </w:tc>
        <w:tc>
          <w:tcPr>
            <w:tcW w:w="409"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3D" w14:textId="5E90A755" w:rsidR="00602FA8" w:rsidRPr="00A445EC" w:rsidRDefault="00A445EC">
            <w:pPr>
              <w:spacing w:after="0"/>
              <w:jc w:val="center"/>
              <w:rPr>
                <w:rFonts w:eastAsia="Times New Roman" w:cs="Segoe UI"/>
                <w:sz w:val="18"/>
                <w:szCs w:val="18"/>
                <w:highlight w:val="yellow"/>
                <w:lang w:val="en-US"/>
              </w:rPr>
            </w:pPr>
            <w:r w:rsidRPr="00A445EC">
              <w:rPr>
                <w:rFonts w:eastAsia="Times New Roman" w:cs="Segoe UI"/>
                <w:sz w:val="18"/>
                <w:szCs w:val="18"/>
                <w:highlight w:val="yellow"/>
                <w:lang w:val="en-US"/>
              </w:rPr>
              <w:t>1069</w:t>
            </w:r>
            <w:r w:rsidR="008B6628" w:rsidRPr="00A445EC">
              <w:rPr>
                <w:rFonts w:eastAsia="Times New Roman" w:cs="Segoe UI"/>
                <w:sz w:val="18"/>
                <w:szCs w:val="18"/>
                <w:highlight w:val="yellow"/>
                <w:lang w:val="en-US"/>
              </w:rPr>
              <w:t xml:space="preserve"> h</w:t>
            </w:r>
            <w:r w:rsidRPr="00A445EC">
              <w:rPr>
                <w:rFonts w:eastAsia="Times New Roman" w:cs="Segoe UI"/>
                <w:sz w:val="18"/>
                <w:szCs w:val="18"/>
                <w:highlight w:val="yellow"/>
                <w:lang w:val="en-US"/>
              </w:rPr>
              <w:t>oras</w:t>
            </w:r>
          </w:p>
        </w:tc>
        <w:tc>
          <w:tcPr>
            <w:tcW w:w="357"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3E" w14:textId="77777777" w:rsidR="00602FA8" w:rsidRDefault="008B6628">
            <w:pPr>
              <w:spacing w:after="0"/>
              <w:jc w:val="center"/>
              <w:rPr>
                <w:rFonts w:eastAsia="Times New Roman" w:cs="Segoe UI"/>
                <w:sz w:val="18"/>
                <w:szCs w:val="18"/>
                <w:lang w:val="en-US"/>
              </w:rPr>
            </w:pPr>
            <w:r>
              <w:rPr>
                <w:rFonts w:eastAsia="Times New Roman" w:cs="Segoe UI"/>
                <w:sz w:val="18"/>
                <w:szCs w:val="18"/>
                <w:lang w:val="en-US"/>
              </w:rPr>
              <w:t>--</w:t>
            </w:r>
          </w:p>
        </w:tc>
        <w:tc>
          <w:tcPr>
            <w:tcW w:w="583"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3F" w14:textId="77777777" w:rsidR="00602FA8" w:rsidRDefault="008B6628">
            <w:pPr>
              <w:spacing w:after="0"/>
              <w:jc w:val="center"/>
              <w:rPr>
                <w:rFonts w:eastAsia="Times New Roman" w:cs="Segoe UI"/>
                <w:sz w:val="14"/>
                <w:szCs w:val="18"/>
                <w:lang w:val="pt-PT"/>
              </w:rPr>
            </w:pPr>
            <w:r>
              <w:rPr>
                <w:rFonts w:eastAsia="Times New Roman" w:cs="Segoe UI"/>
                <w:sz w:val="14"/>
                <w:szCs w:val="18"/>
                <w:lang w:val="pt-PT"/>
              </w:rPr>
              <w:t> Incluído na Quota do Associado</w:t>
            </w:r>
          </w:p>
        </w:tc>
      </w:tr>
      <w:tr w:rsidR="00602FA8" w14:paraId="5F750B43" w14:textId="77777777" w:rsidTr="00216267">
        <w:trPr>
          <w:trHeight w:val="45"/>
        </w:trPr>
        <w:tc>
          <w:tcPr>
            <w:tcW w:w="4417" w:type="pct"/>
            <w:gridSpan w:val="5"/>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E7E6E6" w:themeFill="background2"/>
          </w:tcPr>
          <w:p w14:paraId="5F750B41" w14:textId="77777777" w:rsidR="00602FA8" w:rsidRDefault="008B6628">
            <w:pPr>
              <w:spacing w:after="0"/>
              <w:jc w:val="right"/>
              <w:rPr>
                <w:rFonts w:eastAsia="Times New Roman" w:cs="Segoe UI"/>
                <w:sz w:val="18"/>
                <w:szCs w:val="18"/>
                <w:lang w:val="en-US"/>
              </w:rPr>
            </w:pPr>
            <w:r>
              <w:rPr>
                <w:rFonts w:eastAsia="Times New Roman" w:cs="Segoe UI"/>
                <w:b/>
                <w:bCs/>
                <w:sz w:val="18"/>
                <w:szCs w:val="18"/>
                <w:lang w:val="en-US"/>
              </w:rPr>
              <w:t>Total</w:t>
            </w:r>
            <w:r>
              <w:rPr>
                <w:rStyle w:val="FootnoteReference"/>
                <w:rFonts w:eastAsia="Times New Roman" w:cs="Segoe UI"/>
                <w:b/>
                <w:bCs/>
                <w:sz w:val="18"/>
                <w:szCs w:val="18"/>
                <w:lang w:val="en-US"/>
              </w:rPr>
              <w:footnoteReference w:id="4"/>
            </w:r>
            <w:r>
              <w:rPr>
                <w:rFonts w:eastAsia="Times New Roman" w:cs="Segoe UI"/>
                <w:sz w:val="18"/>
                <w:szCs w:val="18"/>
                <w:lang w:val="en-US"/>
              </w:rPr>
              <w:t> </w:t>
            </w:r>
          </w:p>
        </w:tc>
        <w:tc>
          <w:tcPr>
            <w:tcW w:w="583" w:type="pc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vAlign w:val="center"/>
          </w:tcPr>
          <w:p w14:paraId="5F750B42" w14:textId="77777777" w:rsidR="00602FA8" w:rsidRDefault="008B6628">
            <w:pPr>
              <w:spacing w:after="0"/>
              <w:jc w:val="center"/>
              <w:rPr>
                <w:rFonts w:eastAsia="Times New Roman" w:cs="Segoe UI"/>
                <w:sz w:val="18"/>
                <w:szCs w:val="18"/>
                <w:lang w:val="en-US"/>
              </w:rPr>
            </w:pPr>
            <w:r>
              <w:rPr>
                <w:rFonts w:eastAsia="Times New Roman" w:cs="Segoe UI"/>
                <w:sz w:val="18"/>
                <w:szCs w:val="18"/>
                <w:lang w:val="en-US"/>
              </w:rPr>
              <w:t> </w:t>
            </w:r>
          </w:p>
        </w:tc>
      </w:tr>
    </w:tbl>
    <w:p w14:paraId="5F750B44" w14:textId="77777777" w:rsidR="00602FA8" w:rsidRDefault="00602FA8">
      <w:pPr>
        <w:rPr>
          <w:sz w:val="18"/>
          <w:lang w:val="en-US"/>
        </w:rPr>
      </w:pPr>
    </w:p>
    <w:p w14:paraId="5F750B45" w14:textId="77777777" w:rsidR="00602FA8" w:rsidRDefault="008B6628">
      <w:pPr>
        <w:pStyle w:val="Heading2"/>
        <w:numPr>
          <w:ilvl w:val="1"/>
          <w:numId w:val="3"/>
        </w:numPr>
        <w:ind w:left="709"/>
        <w:rPr>
          <w:color w:val="002060"/>
          <w:sz w:val="22"/>
          <w:szCs w:val="22"/>
          <w:lang w:val="pt-PT"/>
        </w:rPr>
      </w:pPr>
      <w:commentRangeStart w:id="21"/>
      <w:r>
        <w:rPr>
          <w:color w:val="002060"/>
          <w:sz w:val="22"/>
          <w:szCs w:val="22"/>
          <w:lang w:val="pt-PT"/>
        </w:rPr>
        <w:t>Planificação</w:t>
      </w:r>
      <w:commentRangeEnd w:id="21"/>
      <w:r w:rsidR="00E416F5">
        <w:rPr>
          <w:rStyle w:val="CommentReference"/>
          <w:color w:val="002060"/>
          <w:sz w:val="22"/>
          <w:szCs w:val="22"/>
          <w:lang w:val="pt-PT"/>
        </w:rPr>
        <w:commentReference w:id="21"/>
      </w:r>
      <w:r>
        <w:rPr>
          <w:color w:val="002060"/>
          <w:sz w:val="22"/>
          <w:szCs w:val="22"/>
          <w:lang w:val="pt-PT"/>
        </w:rPr>
        <w:t xml:space="preserve"> de esforço dos recursos humanos do DTx</w:t>
      </w:r>
      <w:bookmarkEnd w:id="19"/>
    </w:p>
    <w:p w14:paraId="5F750B46" w14:textId="77777777" w:rsidR="00602FA8" w:rsidRDefault="00602FA8">
      <w:pPr>
        <w:spacing w:after="0"/>
        <w:jc w:val="center"/>
        <w:rPr>
          <w:sz w:val="12"/>
          <w:lang w:val="pt-PT"/>
        </w:rPr>
      </w:pPr>
    </w:p>
    <w:tbl>
      <w:tblPr>
        <w:tblW w:w="13801"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00" w:firstRow="0" w:lastRow="0" w:firstColumn="0" w:lastColumn="0" w:noHBand="0" w:noVBand="1"/>
      </w:tblPr>
      <w:tblGrid>
        <w:gridCol w:w="4052"/>
        <w:gridCol w:w="2706"/>
        <w:gridCol w:w="2706"/>
        <w:gridCol w:w="2706"/>
        <w:gridCol w:w="1631"/>
      </w:tblGrid>
      <w:tr w:rsidR="008C1B2A" w14:paraId="5F750B4B" w14:textId="77777777" w:rsidTr="31A65990">
        <w:trPr>
          <w:trHeight w:val="64"/>
        </w:trPr>
        <w:tc>
          <w:tcPr>
            <w:tcW w:w="4052" w:type="dxa"/>
            <w:vMerge w:val="restart"/>
            <w:shd w:val="clear" w:color="auto" w:fill="F2F2F2" w:themeFill="background1" w:themeFillShade="F2"/>
            <w:vAlign w:val="center"/>
          </w:tcPr>
          <w:p w14:paraId="5F750B47" w14:textId="4E8567CF" w:rsidR="008C1B2A" w:rsidRDefault="008C1B2A">
            <w:pPr>
              <w:spacing w:after="0"/>
              <w:jc w:val="center"/>
              <w:rPr>
                <w:rFonts w:eastAsia="Calibri" w:cs="Segoe UI"/>
                <w:b/>
                <w:bCs/>
                <w:sz w:val="18"/>
                <w:szCs w:val="18"/>
                <w:lang w:val="en-US"/>
              </w:rPr>
            </w:pPr>
            <w:r>
              <w:rPr>
                <w:rFonts w:cs="Segoe UI"/>
                <w:b/>
                <w:bCs/>
                <w:sz w:val="18"/>
                <w:szCs w:val="18"/>
                <w:lang w:val="en-US"/>
              </w:rPr>
              <w:t>ID</w:t>
            </w:r>
          </w:p>
        </w:tc>
        <w:tc>
          <w:tcPr>
            <w:tcW w:w="8118" w:type="dxa"/>
            <w:gridSpan w:val="3"/>
            <w:shd w:val="clear" w:color="auto" w:fill="F2F2F2" w:themeFill="background1" w:themeFillShade="F2"/>
            <w:vAlign w:val="center"/>
          </w:tcPr>
          <w:p w14:paraId="5F750B48" w14:textId="77777777" w:rsidR="008C1B2A" w:rsidRDefault="008C1B2A">
            <w:pPr>
              <w:spacing w:after="0"/>
              <w:jc w:val="center"/>
              <w:rPr>
                <w:rFonts w:cs="Segoe UI"/>
                <w:sz w:val="18"/>
                <w:szCs w:val="18"/>
                <w:lang w:val="pt-PT"/>
              </w:rPr>
            </w:pPr>
            <w:r>
              <w:rPr>
                <w:rFonts w:eastAsia="Segoe UI" w:cs="Segoe UI"/>
                <w:b/>
                <w:sz w:val="18"/>
                <w:szCs w:val="18"/>
                <w:lang w:val="pt-PT"/>
              </w:rPr>
              <w:t>Recursos Humano</w:t>
            </w:r>
            <w:r>
              <w:rPr>
                <w:rFonts w:asciiTheme="minorHAnsi" w:eastAsiaTheme="minorEastAsia" w:hAnsiTheme="minorHAnsi"/>
                <w:b/>
                <w:sz w:val="18"/>
                <w:szCs w:val="18"/>
                <w:lang w:val="pt-PT"/>
              </w:rPr>
              <w:t>s do DTx (horas)</w:t>
            </w:r>
            <w:r>
              <w:rPr>
                <w:rStyle w:val="FootnoteReference"/>
                <w:rFonts w:eastAsia="Segoe UI" w:cs="Segoe UI"/>
                <w:b/>
                <w:bCs/>
                <w:sz w:val="18"/>
                <w:szCs w:val="18"/>
              </w:rPr>
              <w:footnoteReference w:id="5"/>
            </w:r>
          </w:p>
        </w:tc>
        <w:tc>
          <w:tcPr>
            <w:tcW w:w="1631" w:type="dxa"/>
            <w:vMerge w:val="restart"/>
            <w:shd w:val="clear" w:color="auto" w:fill="F2F2F2" w:themeFill="background1" w:themeFillShade="F2"/>
            <w:vAlign w:val="center"/>
          </w:tcPr>
          <w:p w14:paraId="5F750B49" w14:textId="77777777" w:rsidR="008C1B2A" w:rsidRDefault="008C1B2A">
            <w:pPr>
              <w:spacing w:after="0"/>
              <w:jc w:val="center"/>
              <w:rPr>
                <w:rFonts w:cs="Segoe UI"/>
                <w:b/>
                <w:bCs/>
                <w:sz w:val="18"/>
                <w:szCs w:val="18"/>
                <w:lang w:val="en-US"/>
              </w:rPr>
            </w:pPr>
            <w:r>
              <w:rPr>
                <w:rFonts w:cs="Segoe UI"/>
                <w:b/>
                <w:bCs/>
                <w:sz w:val="18"/>
                <w:szCs w:val="18"/>
                <w:lang w:val="en-US"/>
              </w:rPr>
              <w:t>Total (horas)</w:t>
            </w:r>
          </w:p>
        </w:tc>
      </w:tr>
      <w:tr w:rsidR="00657F7A" w14:paraId="5F750B53" w14:textId="77777777" w:rsidTr="00F64542">
        <w:trPr>
          <w:trHeight w:val="219"/>
        </w:trPr>
        <w:tc>
          <w:tcPr>
            <w:tcW w:w="4052" w:type="dxa"/>
            <w:vMerge/>
            <w:vAlign w:val="center"/>
          </w:tcPr>
          <w:p w14:paraId="5F750B4C" w14:textId="77777777" w:rsidR="00657F7A" w:rsidRDefault="00657F7A">
            <w:pPr>
              <w:spacing w:after="0"/>
              <w:jc w:val="center"/>
              <w:rPr>
                <w:rFonts w:eastAsia="Calibri" w:cs="Segoe UI"/>
                <w:b/>
                <w:bCs/>
                <w:sz w:val="18"/>
                <w:szCs w:val="18"/>
                <w:lang w:val="en-US"/>
              </w:rPr>
            </w:pPr>
          </w:p>
        </w:tc>
        <w:tc>
          <w:tcPr>
            <w:tcW w:w="2706" w:type="dxa"/>
            <w:shd w:val="clear" w:color="auto" w:fill="F2F2F2" w:themeFill="background1" w:themeFillShade="F2"/>
            <w:vAlign w:val="center"/>
          </w:tcPr>
          <w:p w14:paraId="5F750B4D" w14:textId="19CC9057" w:rsidR="00657F7A" w:rsidRDefault="008A4EF8">
            <w:pPr>
              <w:spacing w:after="0" w:line="259" w:lineRule="auto"/>
              <w:jc w:val="center"/>
              <w:rPr>
                <w:rFonts w:cs="Segoe UI"/>
                <w:b/>
                <w:sz w:val="18"/>
                <w:szCs w:val="18"/>
                <w:lang w:val="pt-PT"/>
              </w:rPr>
            </w:pPr>
            <w:r>
              <w:rPr>
                <w:rFonts w:cs="Segoe UI"/>
                <w:b/>
                <w:sz w:val="18"/>
                <w:szCs w:val="18"/>
                <w:lang w:val="pt-PT"/>
              </w:rPr>
              <w:t>Gestão</w:t>
            </w:r>
          </w:p>
        </w:tc>
        <w:tc>
          <w:tcPr>
            <w:tcW w:w="2706" w:type="dxa"/>
            <w:shd w:val="clear" w:color="auto" w:fill="F2F2F2" w:themeFill="background1" w:themeFillShade="F2"/>
            <w:vAlign w:val="center"/>
          </w:tcPr>
          <w:p w14:paraId="5F750B4E" w14:textId="1155828A" w:rsidR="00657F7A" w:rsidRDefault="1E76E171">
            <w:pPr>
              <w:spacing w:after="0" w:line="259" w:lineRule="auto"/>
              <w:jc w:val="center"/>
              <w:rPr>
                <w:rFonts w:cs="Segoe UI"/>
                <w:b/>
                <w:bCs/>
                <w:sz w:val="18"/>
                <w:szCs w:val="18"/>
                <w:lang w:val="en-US"/>
              </w:rPr>
            </w:pPr>
            <w:r w:rsidRPr="31A65990">
              <w:rPr>
                <w:rFonts w:cs="Segoe UI"/>
                <w:b/>
                <w:bCs/>
                <w:sz w:val="18"/>
                <w:szCs w:val="18"/>
                <w:lang w:val="en-US"/>
              </w:rPr>
              <w:t>Data Science &amp; Machine Learning (</w:t>
            </w:r>
            <w:r w:rsidR="5B81DF63" w:rsidRPr="31A65990">
              <w:rPr>
                <w:rFonts w:cs="Segoe UI"/>
                <w:b/>
                <w:bCs/>
                <w:sz w:val="18"/>
                <w:szCs w:val="18"/>
                <w:lang w:val="en-US"/>
              </w:rPr>
              <w:t>DSML</w:t>
            </w:r>
            <w:r w:rsidRPr="31A65990">
              <w:rPr>
                <w:rFonts w:cs="Segoe UI"/>
                <w:b/>
                <w:bCs/>
                <w:sz w:val="18"/>
                <w:szCs w:val="18"/>
                <w:lang w:val="en-US"/>
              </w:rPr>
              <w:t>)</w:t>
            </w:r>
          </w:p>
        </w:tc>
        <w:tc>
          <w:tcPr>
            <w:tcW w:w="2706" w:type="dxa"/>
            <w:shd w:val="clear" w:color="auto" w:fill="F2F2F2" w:themeFill="background1" w:themeFillShade="F2"/>
            <w:vAlign w:val="center"/>
          </w:tcPr>
          <w:p w14:paraId="5F750B50" w14:textId="5CA715A9" w:rsidR="00657F7A" w:rsidRDefault="00F64542" w:rsidP="31A65990">
            <w:pPr>
              <w:spacing w:after="0" w:line="259" w:lineRule="auto"/>
              <w:jc w:val="center"/>
              <w:rPr>
                <w:rFonts w:cs="Segoe UI"/>
                <w:b/>
                <w:bCs/>
                <w:sz w:val="18"/>
                <w:szCs w:val="18"/>
                <w:lang w:val="en-US"/>
              </w:rPr>
            </w:pPr>
            <w:r w:rsidRPr="00F64542">
              <w:rPr>
                <w:rFonts w:cs="Segoe UI"/>
                <w:b/>
                <w:bCs/>
                <w:sz w:val="18"/>
                <w:szCs w:val="18"/>
                <w:lang w:val="en-US"/>
              </w:rPr>
              <w:t xml:space="preserve">Data &amp; Application Engineering </w:t>
            </w:r>
            <w:r>
              <w:rPr>
                <w:rFonts w:cs="Segoe UI"/>
                <w:b/>
                <w:bCs/>
                <w:sz w:val="18"/>
                <w:szCs w:val="18"/>
                <w:lang w:val="en-US"/>
              </w:rPr>
              <w:t>(</w:t>
            </w:r>
            <w:r w:rsidR="5B81DF63" w:rsidRPr="31A65990">
              <w:rPr>
                <w:rFonts w:cs="Segoe UI"/>
                <w:b/>
                <w:bCs/>
                <w:sz w:val="18"/>
                <w:szCs w:val="18"/>
                <w:lang w:val="en-US"/>
              </w:rPr>
              <w:t>DAE</w:t>
            </w:r>
            <w:r>
              <w:rPr>
                <w:rFonts w:cs="Segoe UI"/>
                <w:b/>
                <w:bCs/>
                <w:sz w:val="18"/>
                <w:szCs w:val="18"/>
                <w:lang w:val="en-US"/>
              </w:rPr>
              <w:t>)</w:t>
            </w:r>
          </w:p>
        </w:tc>
        <w:tc>
          <w:tcPr>
            <w:tcW w:w="1631" w:type="dxa"/>
            <w:vMerge/>
            <w:vAlign w:val="center"/>
          </w:tcPr>
          <w:p w14:paraId="5F750B51" w14:textId="77777777" w:rsidR="00657F7A" w:rsidRDefault="00657F7A">
            <w:pPr>
              <w:spacing w:after="0"/>
              <w:jc w:val="center"/>
              <w:rPr>
                <w:rFonts w:cs="Segoe UI"/>
                <w:b/>
                <w:sz w:val="18"/>
                <w:szCs w:val="18"/>
                <w:lang w:val="en-US"/>
              </w:rPr>
            </w:pPr>
          </w:p>
        </w:tc>
      </w:tr>
      <w:tr w:rsidR="00657F7A" w:rsidRPr="00A069BE" w14:paraId="5F750B5B" w14:textId="77777777" w:rsidTr="00F64542">
        <w:trPr>
          <w:trHeight w:val="60"/>
        </w:trPr>
        <w:tc>
          <w:tcPr>
            <w:tcW w:w="4052" w:type="dxa"/>
            <w:shd w:val="clear" w:color="auto" w:fill="F2F2F2" w:themeFill="background1" w:themeFillShade="F2"/>
            <w:vAlign w:val="center"/>
          </w:tcPr>
          <w:p w14:paraId="5F750B54" w14:textId="77139041" w:rsidR="00657F7A" w:rsidRDefault="5B81DF63">
            <w:pPr>
              <w:spacing w:after="0" w:line="259" w:lineRule="auto"/>
              <w:rPr>
                <w:rStyle w:val="normaltextrun"/>
                <w:rFonts w:cs="Segoe UI"/>
                <w:b/>
                <w:bCs/>
                <w:sz w:val="18"/>
                <w:szCs w:val="18"/>
                <w:lang w:val="pt-PT"/>
              </w:rPr>
            </w:pPr>
            <w:r w:rsidRPr="31A65990">
              <w:rPr>
                <w:rStyle w:val="normaltextrun"/>
                <w:b/>
                <w:bCs/>
                <w:sz w:val="18"/>
                <w:szCs w:val="18"/>
                <w:lang w:val="pt-PT"/>
              </w:rPr>
              <w:t>Estudos de Viabilidade e Preparação do Projeto</w:t>
            </w:r>
            <w:r w:rsidR="424F6CBC" w:rsidRPr="31A65990">
              <w:rPr>
                <w:rStyle w:val="normaltextrun"/>
                <w:b/>
                <w:bCs/>
                <w:sz w:val="18"/>
                <w:szCs w:val="18"/>
                <w:lang w:val="pt-PT"/>
              </w:rPr>
              <w:t xml:space="preserve"> </w:t>
            </w:r>
            <w:r w:rsidR="424F6CBC" w:rsidRPr="31A65990">
              <w:rPr>
                <w:rStyle w:val="normaltextrun"/>
                <w:b/>
                <w:bCs/>
                <w:sz w:val="14"/>
                <w:szCs w:val="14"/>
                <w:lang w:val="pt-PT"/>
              </w:rPr>
              <w:t xml:space="preserve">(26/03/2026 – </w:t>
            </w:r>
            <w:proofErr w:type="spellStart"/>
            <w:r w:rsidR="424F6CBC" w:rsidRPr="31A65990">
              <w:rPr>
                <w:rStyle w:val="normaltextrun"/>
                <w:b/>
                <w:bCs/>
                <w:sz w:val="14"/>
                <w:szCs w:val="14"/>
                <w:lang w:val="pt-PT"/>
              </w:rPr>
              <w:t>dd</w:t>
            </w:r>
            <w:proofErr w:type="spellEnd"/>
            <w:r w:rsidR="424F6CBC" w:rsidRPr="31A65990">
              <w:rPr>
                <w:rStyle w:val="normaltextrun"/>
                <w:b/>
                <w:bCs/>
                <w:sz w:val="14"/>
                <w:szCs w:val="14"/>
                <w:lang w:val="pt-PT"/>
              </w:rPr>
              <w:t>/mm/2026)</w:t>
            </w:r>
          </w:p>
        </w:tc>
        <w:tc>
          <w:tcPr>
            <w:tcW w:w="2706" w:type="dxa"/>
            <w:vAlign w:val="center"/>
          </w:tcPr>
          <w:p w14:paraId="5F750B55" w14:textId="77777777" w:rsidR="00657F7A" w:rsidRDefault="00657F7A">
            <w:pPr>
              <w:spacing w:after="0" w:line="259" w:lineRule="auto"/>
              <w:jc w:val="center"/>
              <w:rPr>
                <w:rFonts w:cs="Segoe UI"/>
                <w:b/>
                <w:sz w:val="18"/>
                <w:szCs w:val="18"/>
                <w:lang w:val="pt-PT"/>
              </w:rPr>
            </w:pPr>
          </w:p>
        </w:tc>
        <w:tc>
          <w:tcPr>
            <w:tcW w:w="2706" w:type="dxa"/>
            <w:vAlign w:val="center"/>
          </w:tcPr>
          <w:p w14:paraId="5F750B56" w14:textId="77777777" w:rsidR="00657F7A" w:rsidRDefault="00657F7A">
            <w:pPr>
              <w:spacing w:after="0" w:line="259" w:lineRule="auto"/>
              <w:jc w:val="center"/>
              <w:rPr>
                <w:rFonts w:cs="Segoe UI"/>
                <w:b/>
                <w:sz w:val="18"/>
                <w:szCs w:val="18"/>
                <w:lang w:val="pt-PT"/>
              </w:rPr>
            </w:pPr>
          </w:p>
        </w:tc>
        <w:tc>
          <w:tcPr>
            <w:tcW w:w="2706" w:type="dxa"/>
            <w:vAlign w:val="center"/>
          </w:tcPr>
          <w:p w14:paraId="5F750B58" w14:textId="77777777" w:rsidR="00657F7A" w:rsidRDefault="00657F7A">
            <w:pPr>
              <w:spacing w:after="0" w:line="259" w:lineRule="auto"/>
              <w:jc w:val="center"/>
              <w:rPr>
                <w:rFonts w:cs="Segoe UI"/>
                <w:b/>
                <w:sz w:val="18"/>
                <w:szCs w:val="18"/>
                <w:lang w:val="pt-PT"/>
              </w:rPr>
            </w:pPr>
          </w:p>
        </w:tc>
        <w:tc>
          <w:tcPr>
            <w:tcW w:w="1631" w:type="dxa"/>
            <w:vAlign w:val="center"/>
          </w:tcPr>
          <w:p w14:paraId="5F750B59" w14:textId="77777777" w:rsidR="00657F7A" w:rsidRDefault="00657F7A">
            <w:pPr>
              <w:spacing w:after="0"/>
              <w:jc w:val="center"/>
              <w:rPr>
                <w:rFonts w:cs="Segoe UI"/>
                <w:b/>
                <w:sz w:val="18"/>
                <w:szCs w:val="18"/>
                <w:lang w:val="pt-PT"/>
              </w:rPr>
            </w:pPr>
          </w:p>
        </w:tc>
      </w:tr>
      <w:tr w:rsidR="00657F7A" w:rsidRPr="0014754E" w14:paraId="5F750B63" w14:textId="77777777" w:rsidTr="00F64542">
        <w:trPr>
          <w:trHeight w:val="300"/>
        </w:trPr>
        <w:tc>
          <w:tcPr>
            <w:tcW w:w="4052" w:type="dxa"/>
            <w:shd w:val="clear" w:color="auto" w:fill="F2F2F2" w:themeFill="background1" w:themeFillShade="F2"/>
            <w:vAlign w:val="center"/>
          </w:tcPr>
          <w:p w14:paraId="5F750B5C" w14:textId="144130D0" w:rsidR="00657F7A" w:rsidRPr="00B40ED7" w:rsidRDefault="5B81DF63">
            <w:pPr>
              <w:spacing w:after="0" w:line="259" w:lineRule="auto"/>
              <w:jc w:val="center"/>
              <w:rPr>
                <w:rFonts w:cs="Segoe UI"/>
                <w:b/>
                <w:bCs/>
                <w:sz w:val="18"/>
                <w:szCs w:val="18"/>
                <w:lang w:val="pt-PT"/>
              </w:rPr>
            </w:pPr>
            <w:r w:rsidRPr="31A65990">
              <w:rPr>
                <w:rFonts w:cs="Segoe UI"/>
                <w:b/>
                <w:bCs/>
                <w:sz w:val="18"/>
                <w:szCs w:val="18"/>
                <w:lang w:val="pt-PT"/>
              </w:rPr>
              <w:t>Execução do Projeto</w:t>
            </w:r>
            <w:r w:rsidR="424F6CBC" w:rsidRPr="31A65990">
              <w:rPr>
                <w:rFonts w:cs="Segoe UI"/>
                <w:b/>
                <w:bCs/>
                <w:sz w:val="18"/>
                <w:szCs w:val="18"/>
                <w:lang w:val="pt-PT"/>
              </w:rPr>
              <w:t xml:space="preserve"> </w:t>
            </w:r>
            <w:r w:rsidR="424F6CBC" w:rsidRPr="31A65990">
              <w:rPr>
                <w:rStyle w:val="normaltextrun"/>
                <w:b/>
                <w:bCs/>
                <w:sz w:val="14"/>
                <w:szCs w:val="14"/>
                <w:lang w:val="pt-PT"/>
              </w:rPr>
              <w:t>(</w:t>
            </w:r>
            <w:proofErr w:type="spellStart"/>
            <w:r w:rsidR="424F6CBC" w:rsidRPr="31A65990">
              <w:rPr>
                <w:rStyle w:val="normaltextrun"/>
                <w:b/>
                <w:bCs/>
                <w:sz w:val="14"/>
                <w:szCs w:val="14"/>
                <w:lang w:val="pt-PT"/>
              </w:rPr>
              <w:t>dd</w:t>
            </w:r>
            <w:proofErr w:type="spellEnd"/>
            <w:r w:rsidR="424F6CBC" w:rsidRPr="31A65990">
              <w:rPr>
                <w:rStyle w:val="normaltextrun"/>
                <w:b/>
                <w:bCs/>
                <w:sz w:val="14"/>
                <w:szCs w:val="14"/>
                <w:lang w:val="pt-PT"/>
              </w:rPr>
              <w:t xml:space="preserve">/mm/2026 – </w:t>
            </w:r>
            <w:proofErr w:type="spellStart"/>
            <w:r w:rsidR="424F6CBC" w:rsidRPr="31A65990">
              <w:rPr>
                <w:rStyle w:val="normaltextrun"/>
                <w:b/>
                <w:bCs/>
                <w:sz w:val="14"/>
                <w:szCs w:val="14"/>
                <w:lang w:val="pt-PT"/>
              </w:rPr>
              <w:t>dd</w:t>
            </w:r>
            <w:proofErr w:type="spellEnd"/>
            <w:r w:rsidR="424F6CBC" w:rsidRPr="31A65990">
              <w:rPr>
                <w:rStyle w:val="normaltextrun"/>
                <w:b/>
                <w:bCs/>
                <w:sz w:val="14"/>
                <w:szCs w:val="14"/>
                <w:lang w:val="pt-PT"/>
              </w:rPr>
              <w:t>/mm/2026)</w:t>
            </w:r>
          </w:p>
        </w:tc>
        <w:tc>
          <w:tcPr>
            <w:tcW w:w="2706" w:type="dxa"/>
            <w:vAlign w:val="center"/>
          </w:tcPr>
          <w:p w14:paraId="5F750B5D" w14:textId="7720EF28" w:rsidR="00657F7A" w:rsidRPr="00A445EC" w:rsidRDefault="008A4EF8">
            <w:pPr>
              <w:spacing w:after="0"/>
              <w:jc w:val="center"/>
              <w:rPr>
                <w:rFonts w:cs="Segoe UI"/>
                <w:sz w:val="18"/>
                <w:szCs w:val="18"/>
                <w:highlight w:val="yellow"/>
                <w:lang w:val="pt-PT"/>
              </w:rPr>
            </w:pPr>
            <w:r w:rsidRPr="00A445EC">
              <w:rPr>
                <w:rFonts w:cs="Segoe UI"/>
                <w:sz w:val="18"/>
                <w:szCs w:val="18"/>
                <w:highlight w:val="yellow"/>
                <w:lang w:val="pt-PT"/>
              </w:rPr>
              <w:t>189 horas</w:t>
            </w:r>
          </w:p>
        </w:tc>
        <w:tc>
          <w:tcPr>
            <w:tcW w:w="2706" w:type="dxa"/>
            <w:vAlign w:val="center"/>
          </w:tcPr>
          <w:p w14:paraId="5F750B5E" w14:textId="62FE8920" w:rsidR="00657F7A" w:rsidRPr="00A445EC" w:rsidRDefault="00555640">
            <w:pPr>
              <w:spacing w:after="0"/>
              <w:jc w:val="center"/>
              <w:rPr>
                <w:rFonts w:eastAsia="Calibri" w:cs="Segoe UI"/>
                <w:sz w:val="18"/>
                <w:szCs w:val="18"/>
                <w:highlight w:val="yellow"/>
                <w:lang w:val="pt-PT"/>
              </w:rPr>
            </w:pPr>
            <w:r w:rsidRPr="00A445EC">
              <w:rPr>
                <w:rFonts w:eastAsia="Calibri" w:cs="Segoe UI"/>
                <w:sz w:val="18"/>
                <w:szCs w:val="18"/>
                <w:highlight w:val="yellow"/>
                <w:lang w:val="pt-PT"/>
              </w:rPr>
              <w:t>440 horas</w:t>
            </w:r>
          </w:p>
        </w:tc>
        <w:tc>
          <w:tcPr>
            <w:tcW w:w="2706" w:type="dxa"/>
            <w:vAlign w:val="center"/>
          </w:tcPr>
          <w:p w14:paraId="5F750B60" w14:textId="6EFF06BD" w:rsidR="00657F7A" w:rsidRPr="00A445EC" w:rsidRDefault="00555640">
            <w:pPr>
              <w:spacing w:after="0"/>
              <w:jc w:val="center"/>
              <w:rPr>
                <w:rFonts w:cs="Segoe UI"/>
                <w:sz w:val="18"/>
                <w:szCs w:val="18"/>
                <w:highlight w:val="yellow"/>
                <w:lang w:val="pt-PT"/>
              </w:rPr>
            </w:pPr>
            <w:r w:rsidRPr="00A445EC">
              <w:rPr>
                <w:rFonts w:cs="Segoe UI"/>
                <w:sz w:val="18"/>
                <w:szCs w:val="18"/>
                <w:highlight w:val="yellow"/>
                <w:lang w:val="pt-PT"/>
              </w:rPr>
              <w:t>440 horas</w:t>
            </w:r>
          </w:p>
        </w:tc>
        <w:tc>
          <w:tcPr>
            <w:tcW w:w="1631" w:type="dxa"/>
            <w:vAlign w:val="center"/>
          </w:tcPr>
          <w:p w14:paraId="5F750B61" w14:textId="3E3FC1E6" w:rsidR="00657F7A" w:rsidRPr="00A445EC" w:rsidRDefault="00DB23F4" w:rsidP="31A65990">
            <w:pPr>
              <w:spacing w:after="0"/>
              <w:jc w:val="center"/>
              <w:rPr>
                <w:rFonts w:cs="Segoe UI"/>
                <w:b/>
                <w:bCs/>
                <w:sz w:val="18"/>
                <w:szCs w:val="18"/>
                <w:highlight w:val="yellow"/>
                <w:lang w:val="pt-PT"/>
              </w:rPr>
            </w:pPr>
            <w:r w:rsidRPr="00A445EC">
              <w:rPr>
                <w:rFonts w:cs="Segoe UI"/>
                <w:b/>
                <w:bCs/>
                <w:sz w:val="18"/>
                <w:szCs w:val="18"/>
                <w:highlight w:val="yellow"/>
                <w:lang w:val="pt-PT"/>
              </w:rPr>
              <w:t>1069 horas</w:t>
            </w:r>
          </w:p>
        </w:tc>
      </w:tr>
      <w:tr w:rsidR="00657F7A" w14:paraId="5F750B6B" w14:textId="77777777" w:rsidTr="00F64542">
        <w:trPr>
          <w:trHeight w:val="50"/>
        </w:trPr>
        <w:tc>
          <w:tcPr>
            <w:tcW w:w="4052" w:type="dxa"/>
            <w:shd w:val="clear" w:color="auto" w:fill="F2F2F2" w:themeFill="background1" w:themeFillShade="F2"/>
            <w:vAlign w:val="center"/>
          </w:tcPr>
          <w:p w14:paraId="5F750B64" w14:textId="77777777" w:rsidR="00657F7A" w:rsidRDefault="00657F7A">
            <w:pPr>
              <w:spacing w:after="0"/>
              <w:jc w:val="right"/>
              <w:rPr>
                <w:rFonts w:cs="Segoe UI"/>
                <w:b/>
                <w:bCs/>
                <w:sz w:val="18"/>
                <w:szCs w:val="18"/>
                <w:lang w:val="en-US"/>
              </w:rPr>
            </w:pPr>
            <w:r>
              <w:rPr>
                <w:rFonts w:cs="Segoe UI"/>
                <w:b/>
                <w:bCs/>
                <w:sz w:val="18"/>
                <w:szCs w:val="18"/>
                <w:lang w:val="en-US"/>
              </w:rPr>
              <w:t>Total de RH (horas)</w:t>
            </w:r>
          </w:p>
        </w:tc>
        <w:tc>
          <w:tcPr>
            <w:tcW w:w="2706" w:type="dxa"/>
            <w:vAlign w:val="center"/>
          </w:tcPr>
          <w:p w14:paraId="5F750B65" w14:textId="77777777" w:rsidR="00657F7A" w:rsidRDefault="00657F7A">
            <w:pPr>
              <w:spacing w:after="0"/>
              <w:jc w:val="center"/>
              <w:rPr>
                <w:rFonts w:cs="Segoe UI"/>
                <w:b/>
                <w:bCs/>
                <w:sz w:val="18"/>
                <w:szCs w:val="18"/>
                <w:lang w:val="en-US"/>
              </w:rPr>
            </w:pPr>
          </w:p>
        </w:tc>
        <w:tc>
          <w:tcPr>
            <w:tcW w:w="2706" w:type="dxa"/>
            <w:vAlign w:val="center"/>
          </w:tcPr>
          <w:p w14:paraId="5F750B66" w14:textId="77777777" w:rsidR="00657F7A" w:rsidRDefault="00657F7A">
            <w:pPr>
              <w:spacing w:after="0"/>
              <w:jc w:val="center"/>
              <w:rPr>
                <w:rFonts w:eastAsia="Calibri" w:cs="Segoe UI"/>
                <w:b/>
                <w:bCs/>
                <w:sz w:val="18"/>
                <w:szCs w:val="18"/>
                <w:lang w:val="en-US"/>
              </w:rPr>
            </w:pPr>
          </w:p>
        </w:tc>
        <w:tc>
          <w:tcPr>
            <w:tcW w:w="2706" w:type="dxa"/>
            <w:vAlign w:val="center"/>
          </w:tcPr>
          <w:p w14:paraId="5F750B68" w14:textId="77777777" w:rsidR="00657F7A" w:rsidRDefault="00657F7A">
            <w:pPr>
              <w:spacing w:after="0"/>
              <w:jc w:val="center"/>
              <w:rPr>
                <w:rFonts w:cs="Segoe UI"/>
                <w:b/>
                <w:bCs/>
                <w:sz w:val="18"/>
                <w:szCs w:val="18"/>
                <w:lang w:val="en-US"/>
              </w:rPr>
            </w:pPr>
          </w:p>
        </w:tc>
        <w:tc>
          <w:tcPr>
            <w:tcW w:w="1631" w:type="dxa"/>
            <w:vAlign w:val="center"/>
          </w:tcPr>
          <w:p w14:paraId="5F750B69" w14:textId="041C658D" w:rsidR="00657F7A" w:rsidRDefault="00DB23F4">
            <w:pPr>
              <w:spacing w:after="0"/>
              <w:jc w:val="center"/>
              <w:rPr>
                <w:rFonts w:cs="Segoe UI"/>
                <w:b/>
                <w:bCs/>
                <w:color w:val="C00000"/>
                <w:sz w:val="18"/>
                <w:szCs w:val="18"/>
                <w:lang w:val="en-US"/>
              </w:rPr>
            </w:pPr>
            <w:r>
              <w:rPr>
                <w:rFonts w:cs="Segoe UI"/>
                <w:b/>
                <w:bCs/>
                <w:color w:val="C00000"/>
                <w:sz w:val="18"/>
                <w:szCs w:val="18"/>
              </w:rPr>
              <w:t>horas</w:t>
            </w:r>
          </w:p>
        </w:tc>
      </w:tr>
    </w:tbl>
    <w:p w14:paraId="0DCF3221" w14:textId="313B0B27" w:rsidR="31A65990" w:rsidRDefault="31A65990"/>
    <w:p w14:paraId="5F750B74" w14:textId="77777777" w:rsidR="00602FA8" w:rsidRDefault="00602FA8">
      <w:pPr>
        <w:spacing w:after="0"/>
        <w:rPr>
          <w:b/>
          <w:lang w:val="en-US"/>
        </w:rPr>
      </w:pPr>
    </w:p>
    <w:p w14:paraId="5F750B75" w14:textId="77777777" w:rsidR="00602FA8" w:rsidRDefault="00602FA8">
      <w:pPr>
        <w:spacing w:after="0"/>
        <w:rPr>
          <w:b/>
          <w:lang w:val="en-US"/>
        </w:rPr>
      </w:pPr>
    </w:p>
    <w:p w14:paraId="5F750B77" w14:textId="4F3CDA8F" w:rsidR="00602FA8" w:rsidDel="00C52F77" w:rsidRDefault="008B6628" w:rsidP="31A65990">
      <w:pPr>
        <w:pStyle w:val="Heading2"/>
        <w:numPr>
          <w:ilvl w:val="1"/>
          <w:numId w:val="3"/>
        </w:numPr>
        <w:ind w:left="709"/>
        <w:rPr>
          <w:color w:val="002060"/>
          <w:sz w:val="22"/>
          <w:szCs w:val="22"/>
          <w:lang w:val="en-US"/>
        </w:rPr>
      </w:pPr>
      <w:bookmarkStart w:id="22" w:name="_Hlk128563359"/>
      <w:commentRangeStart w:id="23"/>
      <w:r>
        <w:rPr>
          <w:color w:val="002060"/>
          <w:sz w:val="22"/>
          <w:szCs w:val="22"/>
          <w:lang w:val="en-US"/>
        </w:rPr>
        <w:lastRenderedPageBreak/>
        <w:t>Quota</w:t>
      </w:r>
      <w:commentRangeEnd w:id="23"/>
      <w:r w:rsidR="00E416F5">
        <w:rPr>
          <w:rStyle w:val="CommentReference"/>
          <w:color w:val="002060"/>
          <w:sz w:val="22"/>
          <w:szCs w:val="22"/>
          <w:lang w:val="en-US"/>
        </w:rPr>
        <w:commentReference w:id="23"/>
      </w:r>
      <w:r>
        <w:rPr>
          <w:color w:val="002060"/>
          <w:sz w:val="22"/>
          <w:szCs w:val="22"/>
          <w:lang w:val="en-US"/>
        </w:rPr>
        <w:t xml:space="preserve"> d</w:t>
      </w:r>
      <w:r w:rsidR="00A445EC">
        <w:rPr>
          <w:color w:val="002060"/>
          <w:sz w:val="22"/>
          <w:szCs w:val="22"/>
          <w:lang w:val="en-US"/>
        </w:rPr>
        <w:t>a</w:t>
      </w:r>
      <w:r>
        <w:rPr>
          <w:color w:val="002060"/>
          <w:sz w:val="22"/>
          <w:szCs w:val="22"/>
          <w:lang w:val="en-US"/>
        </w:rPr>
        <w:t xml:space="preserve"> </w:t>
      </w:r>
      <w:r w:rsidR="00A445EC">
        <w:rPr>
          <w:color w:val="002060"/>
          <w:sz w:val="22"/>
          <w:szCs w:val="22"/>
          <w:lang w:val="en-US"/>
        </w:rPr>
        <w:t>INCM</w:t>
      </w:r>
      <w:r>
        <w:rPr>
          <w:color w:val="002060"/>
          <w:sz w:val="22"/>
          <w:szCs w:val="22"/>
          <w:lang w:val="en-US"/>
        </w:rPr>
        <w:t xml:space="preserve"> </w:t>
      </w:r>
      <w:r>
        <w:rPr>
          <w:color w:val="002060"/>
          <w:sz w:val="22"/>
          <w:szCs w:val="22"/>
          <w:vertAlign w:val="superscript"/>
        </w:rPr>
        <w:footnoteReference w:id="6"/>
      </w:r>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left w:w="0" w:type="dxa"/>
          <w:right w:w="0" w:type="dxa"/>
        </w:tblCellMar>
        <w:tblLook w:val="0600" w:firstRow="0" w:lastRow="0" w:firstColumn="0" w:lastColumn="0" w:noHBand="1" w:noVBand="1"/>
      </w:tblPr>
      <w:tblGrid>
        <w:gridCol w:w="1218"/>
        <w:gridCol w:w="1932"/>
        <w:gridCol w:w="2089"/>
        <w:gridCol w:w="2837"/>
        <w:gridCol w:w="2581"/>
        <w:gridCol w:w="1573"/>
        <w:gridCol w:w="1571"/>
      </w:tblGrid>
      <w:tr w:rsidR="00C31A38" w14:paraId="5F750B80" w14:textId="77777777" w:rsidTr="31A65990">
        <w:trPr>
          <w:trHeight w:val="718"/>
        </w:trPr>
        <w:tc>
          <w:tcPr>
            <w:tcW w:w="441" w:type="pct"/>
            <w:shd w:val="clear" w:color="auto" w:fill="F2F2F2" w:themeFill="background1" w:themeFillShade="F2"/>
            <w:tcMar>
              <w:top w:w="15" w:type="dxa"/>
              <w:left w:w="15" w:type="dxa"/>
              <w:bottom w:w="0" w:type="dxa"/>
              <w:right w:w="15" w:type="dxa"/>
            </w:tcMar>
            <w:vAlign w:val="center"/>
          </w:tcPr>
          <w:p w14:paraId="5F750B78" w14:textId="77777777" w:rsidR="00C31A38" w:rsidRDefault="00C31A38">
            <w:pPr>
              <w:spacing w:after="0"/>
              <w:jc w:val="center"/>
              <w:rPr>
                <w:rFonts w:eastAsia="Segoe UI" w:cs="Segoe UI"/>
                <w:b/>
                <w:bCs/>
                <w:sz w:val="18"/>
                <w:szCs w:val="18"/>
              </w:rPr>
            </w:pPr>
            <w:proofErr w:type="spellStart"/>
            <w:r>
              <w:rPr>
                <w:rFonts w:eastAsia="Segoe UI" w:cs="Segoe UI"/>
                <w:b/>
                <w:bCs/>
                <w:sz w:val="18"/>
                <w:szCs w:val="18"/>
              </w:rPr>
              <w:t>Ano</w:t>
            </w:r>
            <w:proofErr w:type="spellEnd"/>
          </w:p>
        </w:tc>
        <w:tc>
          <w:tcPr>
            <w:tcW w:w="700" w:type="pct"/>
            <w:shd w:val="clear" w:color="auto" w:fill="F2F2F2" w:themeFill="background1" w:themeFillShade="F2"/>
            <w:tcMar>
              <w:top w:w="15" w:type="dxa"/>
              <w:left w:w="15" w:type="dxa"/>
              <w:bottom w:w="0" w:type="dxa"/>
              <w:right w:w="15" w:type="dxa"/>
            </w:tcMar>
            <w:vAlign w:val="center"/>
          </w:tcPr>
          <w:p w14:paraId="5F750B79" w14:textId="77777777" w:rsidR="00C31A38" w:rsidRDefault="00C31A38">
            <w:pPr>
              <w:spacing w:after="0"/>
              <w:jc w:val="center"/>
              <w:rPr>
                <w:rFonts w:eastAsia="Segoe UI" w:cs="Segoe UI"/>
                <w:sz w:val="18"/>
                <w:szCs w:val="18"/>
              </w:rPr>
            </w:pPr>
            <w:r>
              <w:rPr>
                <w:rFonts w:eastAsia="Segoe UI" w:cs="Segoe UI"/>
                <w:b/>
                <w:bCs/>
                <w:sz w:val="18"/>
                <w:szCs w:val="18"/>
              </w:rPr>
              <w:t xml:space="preserve">Quota por </w:t>
            </w:r>
            <w:proofErr w:type="spellStart"/>
            <w:r>
              <w:rPr>
                <w:rFonts w:eastAsia="Segoe UI" w:cs="Segoe UI"/>
                <w:b/>
                <w:bCs/>
                <w:sz w:val="18"/>
                <w:szCs w:val="18"/>
              </w:rPr>
              <w:t>ano</w:t>
            </w:r>
            <w:proofErr w:type="spellEnd"/>
            <w:r>
              <w:rPr>
                <w:rStyle w:val="FootnoteReference"/>
                <w:rFonts w:eastAsia="Segoe UI" w:cs="Segoe UI"/>
                <w:b/>
                <w:bCs/>
                <w:sz w:val="18"/>
                <w:szCs w:val="18"/>
              </w:rPr>
              <w:footnoteReference w:id="7"/>
            </w:r>
          </w:p>
        </w:tc>
        <w:tc>
          <w:tcPr>
            <w:tcW w:w="757" w:type="pct"/>
            <w:shd w:val="clear" w:color="auto" w:fill="F2F2F2" w:themeFill="background1" w:themeFillShade="F2"/>
            <w:tcMar>
              <w:top w:w="15" w:type="dxa"/>
              <w:left w:w="15" w:type="dxa"/>
              <w:bottom w:w="0" w:type="dxa"/>
              <w:right w:w="15" w:type="dxa"/>
            </w:tcMar>
            <w:vAlign w:val="center"/>
          </w:tcPr>
          <w:p w14:paraId="5F750B7A" w14:textId="77777777" w:rsidR="00C31A38" w:rsidRDefault="00C31A38">
            <w:pPr>
              <w:spacing w:after="0"/>
              <w:jc w:val="center"/>
              <w:rPr>
                <w:rFonts w:eastAsia="Segoe UI" w:cs="Segoe UI"/>
                <w:b/>
                <w:bCs/>
                <w:sz w:val="18"/>
                <w:szCs w:val="18"/>
                <w:lang w:val="pt-PT"/>
              </w:rPr>
            </w:pPr>
            <w:r>
              <w:rPr>
                <w:rFonts w:eastAsia="Segoe UI" w:cs="Segoe UI"/>
                <w:b/>
                <w:bCs/>
                <w:sz w:val="18"/>
                <w:szCs w:val="18"/>
                <w:lang w:val="pt-PT"/>
              </w:rPr>
              <w:t>Quota Extinta</w:t>
            </w:r>
            <w:r>
              <w:rPr>
                <w:rStyle w:val="FootnoteReference"/>
                <w:rFonts w:eastAsia="Segoe UI" w:cs="Segoe UI"/>
                <w:b/>
                <w:bCs/>
                <w:sz w:val="18"/>
                <w:szCs w:val="18"/>
                <w:lang w:val="pt-PT"/>
              </w:rPr>
              <w:footnoteReference w:id="8"/>
            </w:r>
          </w:p>
          <w:p w14:paraId="5F750B7B" w14:textId="2046CEA5" w:rsidR="00C31A38" w:rsidRDefault="202C9149">
            <w:pPr>
              <w:spacing w:after="0"/>
              <w:jc w:val="center"/>
              <w:rPr>
                <w:rFonts w:eastAsia="Segoe UI" w:cs="Segoe UI"/>
                <w:sz w:val="14"/>
                <w:szCs w:val="14"/>
                <w:lang w:val="pt-PT"/>
              </w:rPr>
            </w:pPr>
            <w:r w:rsidRPr="31A65990">
              <w:rPr>
                <w:rFonts w:eastAsia="Segoe UI" w:cs="Segoe UI"/>
                <w:sz w:val="14"/>
                <w:szCs w:val="14"/>
                <w:lang w:val="pt-PT"/>
              </w:rPr>
              <w:t xml:space="preserve">(não usada até </w:t>
            </w:r>
            <w:proofErr w:type="spellStart"/>
            <w:r w:rsidRPr="31A65990">
              <w:rPr>
                <w:rFonts w:eastAsia="Segoe UI" w:cs="Segoe UI"/>
                <w:sz w:val="14"/>
                <w:szCs w:val="14"/>
                <w:lang w:val="pt-PT"/>
              </w:rPr>
              <w:t>dd</w:t>
            </w:r>
            <w:proofErr w:type="spellEnd"/>
            <w:r w:rsidRPr="31A65990">
              <w:rPr>
                <w:rFonts w:eastAsia="Segoe UI" w:cs="Segoe UI"/>
                <w:sz w:val="14"/>
                <w:szCs w:val="14"/>
                <w:lang w:val="pt-PT"/>
              </w:rPr>
              <w:t>/mm/2026)</w:t>
            </w:r>
          </w:p>
        </w:tc>
        <w:tc>
          <w:tcPr>
            <w:tcW w:w="1028" w:type="pct"/>
            <w:shd w:val="clear" w:color="auto" w:fill="F2F2F2" w:themeFill="background1" w:themeFillShade="F2"/>
            <w:vAlign w:val="center"/>
          </w:tcPr>
          <w:p w14:paraId="39F384C6" w14:textId="3B4CC40D" w:rsidR="0016349E" w:rsidRDefault="202C9149" w:rsidP="31A65990">
            <w:pPr>
              <w:spacing w:after="0"/>
              <w:jc w:val="center"/>
              <w:rPr>
                <w:rFonts w:eastAsia="Segoe UI" w:cs="Segoe UI"/>
                <w:b/>
                <w:bCs/>
                <w:sz w:val="18"/>
                <w:szCs w:val="18"/>
                <w:lang w:val="pt-PT"/>
              </w:rPr>
            </w:pPr>
            <w:r w:rsidRPr="31A65990">
              <w:rPr>
                <w:rFonts w:eastAsia="Segoe UI" w:cs="Segoe UI"/>
                <w:b/>
                <w:bCs/>
                <w:sz w:val="18"/>
                <w:szCs w:val="18"/>
                <w:lang w:val="pt-PT"/>
              </w:rPr>
              <w:t>Quota Executada em Projetos Específicos</w:t>
            </w:r>
          </w:p>
          <w:p w14:paraId="5F750B7C" w14:textId="09DE0F22" w:rsidR="00C31A38" w:rsidRPr="00B40ED7" w:rsidRDefault="39F54814" w:rsidP="31A65990">
            <w:pPr>
              <w:spacing w:after="0"/>
              <w:jc w:val="center"/>
              <w:rPr>
                <w:rFonts w:eastAsia="Segoe UI" w:cs="Segoe UI"/>
                <w:b/>
                <w:bCs/>
                <w:sz w:val="16"/>
                <w:szCs w:val="16"/>
                <w:lang w:val="pt-PT"/>
              </w:rPr>
            </w:pPr>
            <w:r w:rsidRPr="31A65990">
              <w:rPr>
                <w:rFonts w:eastAsia="Segoe UI" w:cs="Segoe UI"/>
                <w:sz w:val="14"/>
                <w:szCs w:val="14"/>
                <w:lang w:val="pt-PT"/>
              </w:rPr>
              <w:t xml:space="preserve">(até </w:t>
            </w:r>
            <w:proofErr w:type="spellStart"/>
            <w:r w:rsidRPr="31A65990">
              <w:rPr>
                <w:rFonts w:eastAsia="Segoe UI" w:cs="Segoe UI"/>
                <w:sz w:val="14"/>
                <w:szCs w:val="14"/>
                <w:lang w:val="pt-PT"/>
              </w:rPr>
              <w:t>dd</w:t>
            </w:r>
            <w:proofErr w:type="spellEnd"/>
            <w:r w:rsidRPr="31A65990">
              <w:rPr>
                <w:rFonts w:eastAsia="Segoe UI" w:cs="Segoe UI"/>
                <w:sz w:val="14"/>
                <w:szCs w:val="14"/>
                <w:lang w:val="pt-PT"/>
              </w:rPr>
              <w:t>/mm/2026)</w:t>
            </w:r>
          </w:p>
        </w:tc>
        <w:tc>
          <w:tcPr>
            <w:tcW w:w="935" w:type="pct"/>
            <w:shd w:val="clear" w:color="auto" w:fill="F2F2F2" w:themeFill="background1" w:themeFillShade="F2"/>
            <w:tcMar>
              <w:top w:w="15" w:type="dxa"/>
              <w:left w:w="15" w:type="dxa"/>
              <w:bottom w:w="0" w:type="dxa"/>
              <w:right w:w="15" w:type="dxa"/>
            </w:tcMar>
            <w:vAlign w:val="center"/>
          </w:tcPr>
          <w:p w14:paraId="2A32FAB2" w14:textId="793AF567" w:rsidR="0016349E" w:rsidRDefault="202C9149">
            <w:pPr>
              <w:spacing w:after="0"/>
              <w:jc w:val="center"/>
              <w:rPr>
                <w:rFonts w:eastAsia="Segoe UI" w:cs="Segoe UI"/>
                <w:b/>
                <w:bCs/>
                <w:sz w:val="18"/>
                <w:szCs w:val="18"/>
                <w:lang w:val="pt-PT"/>
              </w:rPr>
            </w:pPr>
            <w:r w:rsidRPr="31A65990">
              <w:rPr>
                <w:rFonts w:eastAsia="Segoe UI" w:cs="Segoe UI"/>
                <w:b/>
                <w:bCs/>
                <w:sz w:val="18"/>
                <w:szCs w:val="18"/>
                <w:lang w:val="pt-PT"/>
              </w:rPr>
              <w:t xml:space="preserve">Quota Planeada a ser utilizada no Projeto </w:t>
            </w:r>
          </w:p>
          <w:p w14:paraId="5F750B7D" w14:textId="7F62F71E" w:rsidR="00C31A38" w:rsidRPr="00B40ED7" w:rsidRDefault="047F45A3" w:rsidP="31A65990">
            <w:pPr>
              <w:spacing w:after="0" w:line="259" w:lineRule="auto"/>
              <w:jc w:val="center"/>
              <w:rPr>
                <w:rFonts w:eastAsia="Segoe UI" w:cs="Segoe UI"/>
                <w:b/>
                <w:bCs/>
                <w:sz w:val="16"/>
                <w:szCs w:val="16"/>
                <w:lang w:val="pt-PT"/>
              </w:rPr>
            </w:pPr>
            <w:r w:rsidRPr="31A65990">
              <w:rPr>
                <w:rFonts w:eastAsia="Segoe UI" w:cs="Segoe UI"/>
                <w:sz w:val="14"/>
                <w:szCs w:val="14"/>
                <w:lang w:val="pt-PT"/>
              </w:rPr>
              <w:t>(</w:t>
            </w:r>
            <w:proofErr w:type="spellStart"/>
            <w:r w:rsidRPr="31A65990">
              <w:rPr>
                <w:rFonts w:eastAsia="Segoe UI" w:cs="Segoe UI"/>
                <w:sz w:val="14"/>
                <w:szCs w:val="14"/>
                <w:lang w:val="pt-PT"/>
              </w:rPr>
              <w:t>dd</w:t>
            </w:r>
            <w:proofErr w:type="spellEnd"/>
            <w:r w:rsidRPr="31A65990">
              <w:rPr>
                <w:rFonts w:eastAsia="Segoe UI" w:cs="Segoe UI"/>
                <w:sz w:val="14"/>
                <w:szCs w:val="14"/>
                <w:lang w:val="pt-PT"/>
              </w:rPr>
              <w:t xml:space="preserve">/mm/2026 – </w:t>
            </w:r>
            <w:proofErr w:type="spellStart"/>
            <w:r w:rsidRPr="31A65990">
              <w:rPr>
                <w:rFonts w:eastAsia="Segoe UI" w:cs="Segoe UI"/>
                <w:sz w:val="14"/>
                <w:szCs w:val="14"/>
                <w:lang w:val="pt-PT"/>
              </w:rPr>
              <w:t>dd</w:t>
            </w:r>
            <w:proofErr w:type="spellEnd"/>
            <w:r w:rsidRPr="31A65990">
              <w:rPr>
                <w:rFonts w:eastAsia="Segoe UI" w:cs="Segoe UI"/>
                <w:sz w:val="14"/>
                <w:szCs w:val="14"/>
                <w:lang w:val="pt-PT"/>
              </w:rPr>
              <w:t>/mm/206)</w:t>
            </w:r>
          </w:p>
        </w:tc>
        <w:tc>
          <w:tcPr>
            <w:tcW w:w="570" w:type="pct"/>
            <w:shd w:val="clear" w:color="auto" w:fill="F2F2F2" w:themeFill="background1" w:themeFillShade="F2"/>
            <w:tcMar>
              <w:top w:w="15" w:type="dxa"/>
              <w:left w:w="15" w:type="dxa"/>
              <w:bottom w:w="0" w:type="dxa"/>
              <w:right w:w="15" w:type="dxa"/>
            </w:tcMar>
            <w:vAlign w:val="center"/>
          </w:tcPr>
          <w:p w14:paraId="5F750B7E" w14:textId="77777777" w:rsidR="00C31A38" w:rsidRDefault="00C31A38">
            <w:pPr>
              <w:spacing w:after="0"/>
              <w:jc w:val="center"/>
              <w:rPr>
                <w:rFonts w:eastAsia="Segoe UI" w:cs="Segoe UI"/>
                <w:b/>
                <w:bCs/>
                <w:sz w:val="18"/>
                <w:szCs w:val="18"/>
              </w:rPr>
            </w:pPr>
            <w:r>
              <w:rPr>
                <w:rFonts w:eastAsia="Segoe UI" w:cs="Segoe UI"/>
                <w:b/>
                <w:bCs/>
                <w:sz w:val="18"/>
                <w:szCs w:val="18"/>
              </w:rPr>
              <w:t xml:space="preserve">Quota </w:t>
            </w:r>
            <w:proofErr w:type="spellStart"/>
            <w:r>
              <w:rPr>
                <w:rFonts w:eastAsia="Segoe UI" w:cs="Segoe UI"/>
                <w:b/>
                <w:bCs/>
                <w:sz w:val="18"/>
                <w:szCs w:val="18"/>
              </w:rPr>
              <w:t>Disponível</w:t>
            </w:r>
            <w:proofErr w:type="spellEnd"/>
          </w:p>
        </w:tc>
        <w:tc>
          <w:tcPr>
            <w:tcW w:w="569" w:type="pct"/>
            <w:shd w:val="clear" w:color="auto" w:fill="F2F2F2" w:themeFill="background1" w:themeFillShade="F2"/>
            <w:tcMar>
              <w:top w:w="15" w:type="dxa"/>
              <w:left w:w="15" w:type="dxa"/>
              <w:bottom w:w="0" w:type="dxa"/>
              <w:right w:w="15" w:type="dxa"/>
            </w:tcMar>
            <w:vAlign w:val="center"/>
          </w:tcPr>
          <w:p w14:paraId="5F750B7F" w14:textId="77777777" w:rsidR="00C31A38" w:rsidRDefault="00C31A38">
            <w:pPr>
              <w:spacing w:after="0"/>
              <w:jc w:val="center"/>
              <w:rPr>
                <w:rFonts w:eastAsia="Segoe UI" w:cs="Segoe UI"/>
                <w:sz w:val="18"/>
                <w:szCs w:val="18"/>
              </w:rPr>
            </w:pPr>
            <w:r>
              <w:rPr>
                <w:b/>
                <w:bCs/>
              </w:rPr>
              <w:t xml:space="preserve"> </w:t>
            </w:r>
            <w:r>
              <w:rPr>
                <w:rFonts w:eastAsia="Segoe UI" w:cs="Segoe UI"/>
                <w:b/>
                <w:bCs/>
                <w:sz w:val="18"/>
                <w:szCs w:val="18"/>
              </w:rPr>
              <w:t xml:space="preserve">Quota </w:t>
            </w:r>
            <w:proofErr w:type="spellStart"/>
            <w:r>
              <w:rPr>
                <w:rFonts w:eastAsia="Segoe UI" w:cs="Segoe UI"/>
                <w:b/>
                <w:bCs/>
                <w:sz w:val="18"/>
                <w:szCs w:val="18"/>
              </w:rPr>
              <w:t>Excedida</w:t>
            </w:r>
            <w:proofErr w:type="spellEnd"/>
          </w:p>
        </w:tc>
      </w:tr>
      <w:tr w:rsidR="00602FA8" w14:paraId="5F750BA2" w14:textId="77777777" w:rsidTr="31A65990">
        <w:trPr>
          <w:trHeight w:val="45"/>
        </w:trPr>
        <w:tc>
          <w:tcPr>
            <w:tcW w:w="441" w:type="pct"/>
            <w:shd w:val="clear" w:color="auto" w:fill="F2F2F2" w:themeFill="background1" w:themeFillShade="F2"/>
            <w:tcMar>
              <w:top w:w="15" w:type="dxa"/>
              <w:left w:w="15" w:type="dxa"/>
              <w:bottom w:w="0" w:type="dxa"/>
              <w:right w:w="15" w:type="dxa"/>
            </w:tcMar>
            <w:vAlign w:val="center"/>
          </w:tcPr>
          <w:p w14:paraId="5F750B9B" w14:textId="77777777" w:rsidR="00602FA8" w:rsidRDefault="008B6628">
            <w:pPr>
              <w:spacing w:after="0"/>
              <w:jc w:val="center"/>
              <w:rPr>
                <w:rFonts w:eastAsia="Segoe UI" w:cs="Segoe UI"/>
                <w:b/>
                <w:bCs/>
                <w:sz w:val="18"/>
                <w:szCs w:val="18"/>
              </w:rPr>
            </w:pPr>
            <w:r>
              <w:rPr>
                <w:rFonts w:eastAsia="Segoe UI" w:cs="Segoe UI"/>
                <w:b/>
                <w:bCs/>
                <w:sz w:val="18"/>
                <w:szCs w:val="18"/>
              </w:rPr>
              <w:t>2026</w:t>
            </w:r>
          </w:p>
        </w:tc>
        <w:tc>
          <w:tcPr>
            <w:tcW w:w="700" w:type="pct"/>
            <w:tcMar>
              <w:top w:w="15" w:type="dxa"/>
              <w:left w:w="15" w:type="dxa"/>
              <w:bottom w:w="0" w:type="dxa"/>
              <w:right w:w="15" w:type="dxa"/>
            </w:tcMar>
            <w:vAlign w:val="center"/>
          </w:tcPr>
          <w:p w14:paraId="5F750B9C" w14:textId="6EFBDF7D" w:rsidR="00602FA8" w:rsidRPr="00B40ED7" w:rsidRDefault="44D9ED01">
            <w:pPr>
              <w:spacing w:after="0" w:line="259" w:lineRule="auto"/>
              <w:jc w:val="center"/>
              <w:rPr>
                <w:sz w:val="18"/>
                <w:szCs w:val="18"/>
              </w:rPr>
            </w:pPr>
            <w:r w:rsidRPr="31A65990">
              <w:rPr>
                <w:rFonts w:eastAsia="Segoe UI" w:cs="Segoe UI"/>
                <w:b/>
                <w:bCs/>
                <w:sz w:val="18"/>
                <w:szCs w:val="18"/>
              </w:rPr>
              <w:t>2263 horas</w:t>
            </w:r>
          </w:p>
        </w:tc>
        <w:tc>
          <w:tcPr>
            <w:tcW w:w="757" w:type="pct"/>
            <w:tcMar>
              <w:top w:w="15" w:type="dxa"/>
              <w:left w:w="15" w:type="dxa"/>
              <w:bottom w:w="0" w:type="dxa"/>
              <w:right w:w="15" w:type="dxa"/>
            </w:tcMar>
            <w:vAlign w:val="center"/>
          </w:tcPr>
          <w:p w14:paraId="5F750B9D" w14:textId="1D814971" w:rsidR="00602FA8" w:rsidRPr="00201ACA" w:rsidRDefault="00602FA8">
            <w:pPr>
              <w:spacing w:after="0"/>
              <w:jc w:val="center"/>
              <w:rPr>
                <w:rFonts w:eastAsia="Segoe UI" w:cs="Segoe UI"/>
                <w:b/>
                <w:sz w:val="18"/>
                <w:szCs w:val="18"/>
              </w:rPr>
            </w:pPr>
          </w:p>
        </w:tc>
        <w:tc>
          <w:tcPr>
            <w:tcW w:w="1028" w:type="pct"/>
            <w:tcMar>
              <w:top w:w="15" w:type="dxa"/>
              <w:left w:w="15" w:type="dxa"/>
              <w:bottom w:w="0" w:type="dxa"/>
              <w:right w:w="15" w:type="dxa"/>
            </w:tcMar>
            <w:vAlign w:val="center"/>
          </w:tcPr>
          <w:p w14:paraId="5F750B9E" w14:textId="0579676C" w:rsidR="00602FA8" w:rsidRPr="00201ACA" w:rsidRDefault="00602FA8">
            <w:pPr>
              <w:spacing w:after="0"/>
              <w:jc w:val="center"/>
              <w:rPr>
                <w:rFonts w:eastAsia="Segoe UI" w:cs="Segoe UI"/>
                <w:b/>
                <w:sz w:val="18"/>
                <w:szCs w:val="18"/>
              </w:rPr>
            </w:pPr>
          </w:p>
        </w:tc>
        <w:tc>
          <w:tcPr>
            <w:tcW w:w="935" w:type="pct"/>
            <w:tcMar>
              <w:top w:w="15" w:type="dxa"/>
              <w:left w:w="15" w:type="dxa"/>
              <w:bottom w:w="0" w:type="dxa"/>
              <w:right w:w="15" w:type="dxa"/>
            </w:tcMar>
            <w:vAlign w:val="center"/>
          </w:tcPr>
          <w:p w14:paraId="5F750B9F" w14:textId="1FB5332F" w:rsidR="00602FA8" w:rsidRPr="00201ACA" w:rsidRDefault="00A445EC">
            <w:pPr>
              <w:spacing w:after="0"/>
              <w:jc w:val="center"/>
              <w:rPr>
                <w:rFonts w:eastAsia="Segoe UI" w:cs="Segoe UI"/>
                <w:b/>
                <w:sz w:val="18"/>
                <w:szCs w:val="18"/>
              </w:rPr>
            </w:pPr>
            <w:r>
              <w:rPr>
                <w:rFonts w:eastAsia="Segoe UI" w:cs="Segoe UI"/>
                <w:b/>
                <w:sz w:val="18"/>
                <w:szCs w:val="18"/>
              </w:rPr>
              <w:t>1069 horas</w:t>
            </w:r>
          </w:p>
        </w:tc>
        <w:tc>
          <w:tcPr>
            <w:tcW w:w="570" w:type="pct"/>
            <w:tcMar>
              <w:top w:w="15" w:type="dxa"/>
              <w:left w:w="15" w:type="dxa"/>
              <w:bottom w:w="0" w:type="dxa"/>
              <w:right w:w="15" w:type="dxa"/>
            </w:tcMar>
            <w:vAlign w:val="center"/>
          </w:tcPr>
          <w:p w14:paraId="5F750BA0" w14:textId="77777777" w:rsidR="00602FA8" w:rsidRPr="00201ACA" w:rsidRDefault="00602FA8">
            <w:pPr>
              <w:spacing w:after="0"/>
              <w:jc w:val="center"/>
              <w:rPr>
                <w:rFonts w:eastAsia="Segoe UI" w:cs="Segoe UI"/>
                <w:b/>
                <w:sz w:val="18"/>
                <w:szCs w:val="18"/>
              </w:rPr>
            </w:pPr>
          </w:p>
        </w:tc>
        <w:tc>
          <w:tcPr>
            <w:tcW w:w="569" w:type="pct"/>
            <w:tcMar>
              <w:top w:w="15" w:type="dxa"/>
              <w:left w:w="15" w:type="dxa"/>
              <w:bottom w:w="0" w:type="dxa"/>
              <w:right w:w="15" w:type="dxa"/>
            </w:tcMar>
            <w:vAlign w:val="center"/>
          </w:tcPr>
          <w:p w14:paraId="5F750BA1" w14:textId="77777777" w:rsidR="00602FA8" w:rsidRPr="00201ACA" w:rsidRDefault="00602FA8">
            <w:pPr>
              <w:spacing w:after="0"/>
              <w:jc w:val="center"/>
              <w:rPr>
                <w:rFonts w:eastAsia="Segoe UI" w:cs="Segoe UI"/>
                <w:b/>
                <w:sz w:val="18"/>
                <w:szCs w:val="18"/>
              </w:rPr>
            </w:pPr>
          </w:p>
        </w:tc>
      </w:tr>
    </w:tbl>
    <w:p w14:paraId="16425289" w14:textId="226D6079" w:rsidR="31A65990" w:rsidRDefault="31A65990"/>
    <w:p w14:paraId="5F750BA7" w14:textId="77777777" w:rsidR="00602FA8" w:rsidRDefault="00602FA8">
      <w:pPr>
        <w:spacing w:line="256" w:lineRule="auto"/>
        <w:jc w:val="both"/>
        <w:rPr>
          <w:rFonts w:eastAsia="Segoe UI" w:cs="Segoe UI"/>
          <w:sz w:val="20"/>
          <w:szCs w:val="20"/>
        </w:rPr>
      </w:pPr>
    </w:p>
    <w:bookmarkEnd w:id="22"/>
    <w:p w14:paraId="5F750BDE" w14:textId="77777777" w:rsidR="00602FA8" w:rsidRDefault="00602FA8" w:rsidP="31A65990">
      <w:pPr>
        <w:spacing w:after="0" w:line="256" w:lineRule="auto"/>
        <w:jc w:val="both"/>
        <w:rPr>
          <w:rFonts w:eastAsia="Segoe UI" w:cs="Segoe UI"/>
          <w:sz w:val="20"/>
          <w:szCs w:val="20"/>
          <w:lang w:val="en-US"/>
        </w:rPr>
        <w:sectPr w:rsidR="00602FA8">
          <w:pgSz w:w="16817" w:h="11901" w:orient="landscape"/>
          <w:pgMar w:top="1191" w:right="1588" w:bottom="964" w:left="1418" w:header="737" w:footer="454" w:gutter="0"/>
          <w:cols w:space="708"/>
        </w:sectPr>
      </w:pPr>
    </w:p>
    <w:p w14:paraId="5F750BDF" w14:textId="77777777" w:rsidR="00602FA8" w:rsidRDefault="008B6628">
      <w:pPr>
        <w:pStyle w:val="Heading1"/>
        <w:numPr>
          <w:ilvl w:val="0"/>
          <w:numId w:val="3"/>
        </w:numPr>
        <w:ind w:left="426" w:hanging="426"/>
        <w:jc w:val="both"/>
        <w:rPr>
          <w:rFonts w:cs="Segoe UI"/>
          <w:color w:val="002060"/>
          <w:sz w:val="24"/>
          <w:szCs w:val="24"/>
          <w:lang w:val="pt-PT"/>
        </w:rPr>
      </w:pPr>
      <w:r>
        <w:rPr>
          <w:rFonts w:cs="Segoe UI"/>
          <w:color w:val="002060"/>
          <w:sz w:val="24"/>
          <w:szCs w:val="24"/>
          <w:lang w:val="pt-PT"/>
        </w:rPr>
        <w:lastRenderedPageBreak/>
        <w:t xml:space="preserve">Políticas Básicas de Governação </w:t>
      </w:r>
      <w:r>
        <w:rPr>
          <w:rFonts w:cs="Segoe UI"/>
          <w:b w:val="0"/>
          <w:color w:val="002060"/>
          <w:sz w:val="20"/>
          <w:szCs w:val="20"/>
          <w:lang w:val="pt-PT"/>
        </w:rPr>
        <w:t>– Recomendações Básicas para facilitar uma comunicação eficiente entre os parceiros, reduzir conflitos e estabelecer as responsabilidades de ambas as partes.</w:t>
      </w: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238"/>
        <w:gridCol w:w="2508"/>
        <w:gridCol w:w="1576"/>
        <w:gridCol w:w="3074"/>
        <w:gridCol w:w="1340"/>
      </w:tblGrid>
      <w:tr w:rsidR="00602FA8" w14:paraId="5F750BE5" w14:textId="77777777" w:rsidTr="31A65990">
        <w:trPr>
          <w:trHeight w:val="300"/>
        </w:trPr>
        <w:tc>
          <w:tcPr>
            <w:tcW w:w="0" w:type="auto"/>
            <w:shd w:val="clear" w:color="auto" w:fill="F2F2F2" w:themeFill="background1" w:themeFillShade="F2"/>
            <w:vAlign w:val="center"/>
          </w:tcPr>
          <w:p w14:paraId="5F750BE0" w14:textId="77777777" w:rsidR="00602FA8" w:rsidRDefault="008B6628">
            <w:pPr>
              <w:spacing w:after="0"/>
              <w:jc w:val="center"/>
              <w:rPr>
                <w:rFonts w:eastAsia="Segoe UI" w:cs="Segoe UI"/>
                <w:b/>
                <w:bCs/>
                <w:sz w:val="18"/>
                <w:szCs w:val="18"/>
                <w:lang w:val="en-US"/>
              </w:rPr>
            </w:pPr>
            <w:bookmarkStart w:id="24" w:name="_Hlk129260779"/>
            <w:proofErr w:type="spellStart"/>
            <w:r>
              <w:rPr>
                <w:rFonts w:eastAsia="Segoe UI" w:cs="Segoe UI"/>
                <w:b/>
                <w:bCs/>
                <w:sz w:val="18"/>
                <w:szCs w:val="18"/>
                <w:lang w:val="en-US"/>
              </w:rPr>
              <w:t>Entidade</w:t>
            </w:r>
            <w:proofErr w:type="spellEnd"/>
          </w:p>
        </w:tc>
        <w:tc>
          <w:tcPr>
            <w:tcW w:w="0" w:type="auto"/>
            <w:shd w:val="clear" w:color="auto" w:fill="F2F2F2" w:themeFill="background1" w:themeFillShade="F2"/>
            <w:vAlign w:val="center"/>
          </w:tcPr>
          <w:p w14:paraId="5F750BE1" w14:textId="77777777" w:rsidR="00602FA8" w:rsidRDefault="008B6628">
            <w:pPr>
              <w:spacing w:after="0"/>
              <w:jc w:val="center"/>
              <w:rPr>
                <w:rFonts w:eastAsia="Segoe UI" w:cs="Segoe UI"/>
                <w:b/>
                <w:bCs/>
                <w:sz w:val="18"/>
                <w:szCs w:val="18"/>
                <w:lang w:val="pt-PT"/>
              </w:rPr>
            </w:pPr>
            <w:r>
              <w:rPr>
                <w:rFonts w:eastAsia="Segoe UI" w:cs="Segoe UI"/>
                <w:b/>
                <w:bCs/>
                <w:sz w:val="18"/>
                <w:szCs w:val="18"/>
                <w:lang w:val="pt-PT"/>
              </w:rPr>
              <w:t>Representantes Institucionais</w:t>
            </w:r>
          </w:p>
        </w:tc>
        <w:tc>
          <w:tcPr>
            <w:tcW w:w="0" w:type="auto"/>
            <w:shd w:val="clear" w:color="auto" w:fill="F2F2F2" w:themeFill="background1" w:themeFillShade="F2"/>
            <w:vAlign w:val="center"/>
          </w:tcPr>
          <w:p w14:paraId="5F750BE2" w14:textId="77777777" w:rsidR="00602FA8" w:rsidRDefault="008B6628">
            <w:pPr>
              <w:spacing w:after="0"/>
              <w:jc w:val="center"/>
              <w:rPr>
                <w:rFonts w:eastAsia="Segoe UI" w:cs="Segoe UI"/>
                <w:b/>
                <w:bCs/>
                <w:sz w:val="18"/>
                <w:szCs w:val="18"/>
                <w:lang w:val="pt-PT"/>
              </w:rPr>
            </w:pPr>
            <w:r>
              <w:rPr>
                <w:rFonts w:eastAsia="Segoe UI" w:cs="Segoe UI"/>
                <w:b/>
                <w:bCs/>
                <w:sz w:val="18"/>
                <w:szCs w:val="18"/>
                <w:lang w:val="pt-PT"/>
              </w:rPr>
              <w:t xml:space="preserve">Diretores de Projeto </w:t>
            </w:r>
          </w:p>
        </w:tc>
        <w:tc>
          <w:tcPr>
            <w:tcW w:w="0" w:type="auto"/>
            <w:shd w:val="clear" w:color="auto" w:fill="F2F2F2" w:themeFill="background1" w:themeFillShade="F2"/>
            <w:vAlign w:val="center"/>
          </w:tcPr>
          <w:p w14:paraId="5F750BE3" w14:textId="77777777" w:rsidR="00602FA8" w:rsidRDefault="008B6628">
            <w:pPr>
              <w:spacing w:after="0"/>
              <w:jc w:val="center"/>
              <w:rPr>
                <w:rFonts w:eastAsia="Segoe UI" w:cs="Segoe UI"/>
                <w:b/>
                <w:bCs/>
                <w:sz w:val="18"/>
                <w:szCs w:val="18"/>
                <w:lang w:val="pt-PT"/>
              </w:rPr>
            </w:pPr>
            <w:proofErr w:type="spellStart"/>
            <w:r>
              <w:rPr>
                <w:rFonts w:cs="Segoe UI"/>
                <w:b/>
                <w:sz w:val="18"/>
                <w:szCs w:val="18"/>
                <w:lang w:val="en-US"/>
              </w:rPr>
              <w:t>Coordenadores</w:t>
            </w:r>
            <w:proofErr w:type="spellEnd"/>
            <w:r>
              <w:rPr>
                <w:rFonts w:cs="Segoe UI"/>
                <w:b/>
                <w:sz w:val="18"/>
                <w:szCs w:val="18"/>
                <w:lang w:val="en-US"/>
              </w:rPr>
              <w:t xml:space="preserve"> </w:t>
            </w:r>
            <w:proofErr w:type="spellStart"/>
            <w:r>
              <w:rPr>
                <w:rFonts w:cs="Segoe UI"/>
                <w:b/>
                <w:sz w:val="18"/>
                <w:szCs w:val="18"/>
                <w:lang w:val="en-US"/>
              </w:rPr>
              <w:t>Técnicos</w:t>
            </w:r>
            <w:proofErr w:type="spellEnd"/>
            <w:r>
              <w:rPr>
                <w:rFonts w:cs="Segoe UI"/>
                <w:b/>
                <w:sz w:val="18"/>
                <w:szCs w:val="18"/>
                <w:lang w:val="en-US"/>
              </w:rPr>
              <w:t xml:space="preserve"> do </w:t>
            </w:r>
            <w:proofErr w:type="spellStart"/>
            <w:r>
              <w:rPr>
                <w:rFonts w:cs="Segoe UI"/>
                <w:b/>
                <w:sz w:val="18"/>
                <w:szCs w:val="18"/>
                <w:lang w:val="en-US"/>
              </w:rPr>
              <w:t>Projeto</w:t>
            </w:r>
            <w:proofErr w:type="spellEnd"/>
          </w:p>
        </w:tc>
        <w:tc>
          <w:tcPr>
            <w:tcW w:w="0" w:type="auto"/>
            <w:shd w:val="clear" w:color="auto" w:fill="F2F2F2" w:themeFill="background1" w:themeFillShade="F2"/>
            <w:vAlign w:val="center"/>
          </w:tcPr>
          <w:p w14:paraId="5F750BE4" w14:textId="77777777" w:rsidR="00602FA8" w:rsidRDefault="008B6628">
            <w:pPr>
              <w:spacing w:after="0"/>
              <w:jc w:val="center"/>
              <w:rPr>
                <w:rFonts w:eastAsia="Segoe UI" w:cs="Segoe UI"/>
                <w:b/>
                <w:bCs/>
                <w:sz w:val="18"/>
                <w:szCs w:val="18"/>
                <w:lang w:val="pt-PT"/>
              </w:rPr>
            </w:pPr>
            <w:r>
              <w:rPr>
                <w:rFonts w:eastAsia="Segoe UI" w:cs="Segoe UI"/>
                <w:b/>
                <w:bCs/>
                <w:sz w:val="18"/>
                <w:szCs w:val="18"/>
                <w:lang w:val="pt-PT"/>
              </w:rPr>
              <w:t>PMO</w:t>
            </w:r>
          </w:p>
        </w:tc>
      </w:tr>
      <w:tr w:rsidR="00602FA8" w14:paraId="5F750BEF" w14:textId="77777777" w:rsidTr="31A65990">
        <w:trPr>
          <w:trHeight w:val="300"/>
        </w:trPr>
        <w:tc>
          <w:tcPr>
            <w:tcW w:w="0" w:type="auto"/>
            <w:shd w:val="clear" w:color="auto" w:fill="F2F2F2" w:themeFill="background1" w:themeFillShade="F2"/>
            <w:vAlign w:val="center"/>
          </w:tcPr>
          <w:p w14:paraId="5F750BE6" w14:textId="77777777" w:rsidR="00602FA8" w:rsidRDefault="008B6628" w:rsidP="31A65990">
            <w:pPr>
              <w:spacing w:after="0"/>
              <w:jc w:val="center"/>
              <w:rPr>
                <w:rFonts w:eastAsia="Segoe UI" w:cs="Segoe UI"/>
                <w:b/>
                <w:bCs/>
                <w:sz w:val="18"/>
                <w:szCs w:val="18"/>
                <w:lang w:val="pt-PT"/>
              </w:rPr>
            </w:pPr>
            <w:r w:rsidRPr="31A65990">
              <w:rPr>
                <w:rFonts w:eastAsia="Segoe UI" w:cs="Segoe UI"/>
                <w:b/>
                <w:bCs/>
                <w:sz w:val="18"/>
                <w:szCs w:val="18"/>
                <w:lang w:val="pt-PT"/>
              </w:rPr>
              <w:t>DTx</w:t>
            </w:r>
          </w:p>
        </w:tc>
        <w:tc>
          <w:tcPr>
            <w:tcW w:w="0" w:type="auto"/>
            <w:vAlign w:val="center"/>
          </w:tcPr>
          <w:p w14:paraId="5F750BE7" w14:textId="77777777" w:rsidR="00602FA8" w:rsidRDefault="008B6628">
            <w:pPr>
              <w:spacing w:after="0"/>
              <w:jc w:val="center"/>
              <w:rPr>
                <w:rFonts w:eastAsia="Segoe UI" w:cs="Segoe UI"/>
                <w:color w:val="000000" w:themeColor="text1"/>
                <w:sz w:val="18"/>
                <w:szCs w:val="18"/>
                <w:lang w:val="pt-PT"/>
              </w:rPr>
            </w:pPr>
            <w:r>
              <w:rPr>
                <w:rFonts w:eastAsia="Segoe UI" w:cs="Segoe UI"/>
                <w:color w:val="000000" w:themeColor="text1"/>
                <w:sz w:val="18"/>
                <w:szCs w:val="18"/>
                <w:lang w:val="pt-PT"/>
              </w:rPr>
              <w:t>Júlio Viana,</w:t>
            </w:r>
          </w:p>
          <w:p w14:paraId="5F750BE8" w14:textId="77777777" w:rsidR="00602FA8" w:rsidRDefault="008B6628">
            <w:pPr>
              <w:spacing w:after="0"/>
              <w:jc w:val="center"/>
              <w:rPr>
                <w:rFonts w:eastAsia="Segoe UI" w:cs="Segoe UI"/>
                <w:bCs/>
                <w:sz w:val="18"/>
                <w:szCs w:val="18"/>
                <w:lang w:val="pt-PT"/>
              </w:rPr>
            </w:pPr>
            <w:r>
              <w:rPr>
                <w:rFonts w:eastAsia="Segoe UI" w:cs="Segoe UI"/>
                <w:color w:val="000000" w:themeColor="text1"/>
                <w:sz w:val="18"/>
                <w:szCs w:val="18"/>
                <w:lang w:val="pt-PT"/>
              </w:rPr>
              <w:t>Presidente da Direção Executiva do DTx</w:t>
            </w:r>
          </w:p>
        </w:tc>
        <w:tc>
          <w:tcPr>
            <w:tcW w:w="0" w:type="auto"/>
            <w:vAlign w:val="center"/>
          </w:tcPr>
          <w:p w14:paraId="5F750BE9" w14:textId="77777777" w:rsidR="00602FA8" w:rsidRDefault="008B6628">
            <w:pPr>
              <w:spacing w:after="0"/>
              <w:jc w:val="center"/>
              <w:rPr>
                <w:rFonts w:eastAsia="Segoe UI" w:cs="Segoe UI"/>
                <w:color w:val="000000" w:themeColor="text1"/>
                <w:sz w:val="18"/>
                <w:szCs w:val="18"/>
              </w:rPr>
            </w:pPr>
            <w:r>
              <w:rPr>
                <w:rFonts w:eastAsia="Segoe UI" w:cs="Segoe UI"/>
                <w:color w:val="000000" w:themeColor="text1"/>
                <w:sz w:val="18"/>
                <w:szCs w:val="18"/>
                <w:lang w:val="pt"/>
              </w:rPr>
              <w:t>André Matos,</w:t>
            </w:r>
          </w:p>
          <w:p w14:paraId="5F750BEA" w14:textId="77777777" w:rsidR="00602FA8" w:rsidRDefault="008B6628">
            <w:pPr>
              <w:spacing w:after="0"/>
              <w:jc w:val="center"/>
              <w:rPr>
                <w:rFonts w:eastAsia="Segoe UI" w:cs="Segoe UI"/>
                <w:bCs/>
                <w:sz w:val="18"/>
                <w:szCs w:val="18"/>
                <w:lang w:val="pt-PT"/>
              </w:rPr>
            </w:pPr>
            <w:r>
              <w:rPr>
                <w:rFonts w:eastAsia="Segoe UI" w:cs="Segoe UI"/>
                <w:color w:val="000000" w:themeColor="text1"/>
                <w:sz w:val="18"/>
                <w:szCs w:val="18"/>
                <w:lang w:val="pt"/>
              </w:rPr>
              <w:t>DTx CEO</w:t>
            </w:r>
          </w:p>
        </w:tc>
        <w:tc>
          <w:tcPr>
            <w:tcW w:w="0" w:type="auto"/>
            <w:vAlign w:val="center"/>
          </w:tcPr>
          <w:p w14:paraId="247107DE" w14:textId="3074DA7C" w:rsidR="00602FA8" w:rsidRPr="007B2103" w:rsidRDefault="008B6628" w:rsidP="31A65990">
            <w:pPr>
              <w:spacing w:after="0"/>
              <w:jc w:val="center"/>
              <w:rPr>
                <w:rFonts w:eastAsia="Segoe UI" w:cs="Segoe UI"/>
                <w:color w:val="000000" w:themeColor="text1"/>
                <w:sz w:val="18"/>
                <w:szCs w:val="18"/>
                <w:lang w:val="pt-PT"/>
                <w:rPrChange w:id="25" w:author="Odete Estrela Moreira Gonçalves" w:date="2026-05-13T15:42:00Z">
                  <w:rPr>
                    <w:rFonts w:eastAsia="Segoe UI" w:cs="Segoe UI"/>
                    <w:color w:val="000000" w:themeColor="text1"/>
                    <w:sz w:val="18"/>
                    <w:szCs w:val="18"/>
                    <w:lang w:val="en-US"/>
                  </w:rPr>
                </w:rPrChange>
              </w:rPr>
            </w:pPr>
            <w:r w:rsidRPr="007B2103">
              <w:rPr>
                <w:rFonts w:eastAsia="Segoe UI" w:cs="Segoe UI"/>
                <w:color w:val="000000" w:themeColor="text1"/>
                <w:sz w:val="18"/>
                <w:szCs w:val="18"/>
                <w:lang w:val="pt-PT"/>
                <w:rPrChange w:id="26" w:author="Odete Estrela Moreira Gonçalves" w:date="2026-05-13T15:42:00Z">
                  <w:rPr>
                    <w:rFonts w:eastAsia="Segoe UI" w:cs="Segoe UI"/>
                    <w:color w:val="000000" w:themeColor="text1"/>
                    <w:sz w:val="18"/>
                    <w:szCs w:val="18"/>
                    <w:lang w:val="en-US"/>
                  </w:rPr>
                </w:rPrChange>
              </w:rPr>
              <w:t xml:space="preserve"> </w:t>
            </w:r>
          </w:p>
          <w:p w14:paraId="47EA9729" w14:textId="771563A1" w:rsidR="00602FA8" w:rsidRPr="007B2103" w:rsidRDefault="2DA7F205" w:rsidP="1F738085">
            <w:pPr>
              <w:spacing w:after="0"/>
              <w:jc w:val="center"/>
              <w:rPr>
                <w:rFonts w:eastAsia="Segoe UI" w:cs="Segoe UI"/>
                <w:color w:val="000000" w:themeColor="text1"/>
                <w:sz w:val="18"/>
                <w:szCs w:val="18"/>
                <w:lang w:val="pt-PT"/>
                <w:rPrChange w:id="27" w:author="Odete Estrela Moreira Gonçalves" w:date="2026-05-13T15:42:00Z">
                  <w:rPr>
                    <w:rFonts w:eastAsia="Segoe UI" w:cs="Segoe UI"/>
                    <w:color w:val="000000" w:themeColor="text1"/>
                    <w:sz w:val="18"/>
                    <w:szCs w:val="18"/>
                    <w:lang w:val="en-US"/>
                  </w:rPr>
                </w:rPrChange>
              </w:rPr>
            </w:pPr>
            <w:r w:rsidRPr="007B2103">
              <w:rPr>
                <w:rFonts w:eastAsia="Segoe UI" w:cs="Segoe UI"/>
                <w:color w:val="000000" w:themeColor="text1"/>
                <w:sz w:val="18"/>
                <w:szCs w:val="18"/>
                <w:lang w:val="pt-PT"/>
                <w:rPrChange w:id="28" w:author="Odete Estrela Moreira Gonçalves" w:date="2026-05-13T15:42:00Z">
                  <w:rPr>
                    <w:rFonts w:eastAsia="Segoe UI" w:cs="Segoe UI"/>
                    <w:color w:val="000000" w:themeColor="text1"/>
                    <w:sz w:val="18"/>
                    <w:szCs w:val="18"/>
                    <w:lang w:val="en-US"/>
                  </w:rPr>
                </w:rPrChange>
              </w:rPr>
              <w:t>Armindo Lobo</w:t>
            </w:r>
            <w:r w:rsidR="00284ADA" w:rsidRPr="007B2103">
              <w:rPr>
                <w:rFonts w:eastAsia="Segoe UI" w:cs="Segoe UI"/>
                <w:color w:val="000000" w:themeColor="text1"/>
                <w:sz w:val="18"/>
                <w:szCs w:val="18"/>
                <w:lang w:val="pt-PT"/>
                <w:rPrChange w:id="29" w:author="Odete Estrela Moreira Gonçalves" w:date="2026-05-13T15:42:00Z">
                  <w:rPr>
                    <w:rFonts w:eastAsia="Segoe UI" w:cs="Segoe UI"/>
                    <w:color w:val="000000" w:themeColor="text1"/>
                    <w:sz w:val="18"/>
                    <w:szCs w:val="18"/>
                    <w:lang w:val="en-US"/>
                  </w:rPr>
                </w:rPrChange>
              </w:rPr>
              <w:t>,</w:t>
            </w:r>
          </w:p>
          <w:p w14:paraId="5F750BEC" w14:textId="0848B242" w:rsidR="00602FA8" w:rsidRPr="007B2103" w:rsidRDefault="00880DE0" w:rsidP="00925149">
            <w:pPr>
              <w:spacing w:after="0"/>
              <w:jc w:val="center"/>
              <w:rPr>
                <w:rFonts w:eastAsia="Segoe UI" w:cs="Segoe UI"/>
                <w:color w:val="000000" w:themeColor="text1"/>
                <w:sz w:val="18"/>
                <w:szCs w:val="18"/>
                <w:lang w:val="pt-PT"/>
                <w:rPrChange w:id="30" w:author="Odete Estrela Moreira Gonçalves" w:date="2026-05-13T15:42:00Z">
                  <w:rPr>
                    <w:rFonts w:eastAsia="Segoe UI" w:cs="Segoe UI"/>
                    <w:color w:val="000000" w:themeColor="text1"/>
                    <w:sz w:val="18"/>
                    <w:szCs w:val="18"/>
                    <w:lang w:val="en-US"/>
                  </w:rPr>
                </w:rPrChange>
              </w:rPr>
            </w:pPr>
            <w:r w:rsidRPr="007B2103">
              <w:rPr>
                <w:rFonts w:eastAsia="Segoe UI" w:cs="Segoe UI"/>
                <w:color w:val="000000" w:themeColor="text1"/>
                <w:sz w:val="18"/>
                <w:szCs w:val="18"/>
                <w:lang w:val="pt-PT"/>
                <w:rPrChange w:id="31" w:author="Odete Estrela Moreira Gonçalves" w:date="2026-05-13T15:42:00Z">
                  <w:rPr>
                    <w:rFonts w:eastAsia="Segoe UI" w:cs="Segoe UI"/>
                    <w:color w:val="000000" w:themeColor="text1"/>
                    <w:sz w:val="18"/>
                    <w:szCs w:val="18"/>
                    <w:lang w:val="en-US"/>
                  </w:rPr>
                </w:rPrChange>
              </w:rPr>
              <w:t xml:space="preserve">Membro da equipa </w:t>
            </w:r>
            <w:r w:rsidRPr="007B2103">
              <w:rPr>
                <w:rFonts w:eastAsia="Segoe UI" w:cs="Segoe UI"/>
                <w:i/>
                <w:iCs/>
                <w:color w:val="000000" w:themeColor="text1"/>
                <w:sz w:val="18"/>
                <w:szCs w:val="18"/>
                <w:lang w:val="pt-PT"/>
                <w:rPrChange w:id="32" w:author="Odete Estrela Moreira Gonçalves" w:date="2026-05-13T15:42:00Z">
                  <w:rPr>
                    <w:rFonts w:eastAsia="Segoe UI" w:cs="Segoe UI"/>
                    <w:i/>
                    <w:iCs/>
                    <w:color w:val="000000" w:themeColor="text1"/>
                    <w:sz w:val="18"/>
                    <w:szCs w:val="18"/>
                    <w:lang w:val="en-US"/>
                  </w:rPr>
                </w:rPrChange>
              </w:rPr>
              <w:t xml:space="preserve">Data </w:t>
            </w:r>
            <w:proofErr w:type="spellStart"/>
            <w:r w:rsidRPr="007B2103">
              <w:rPr>
                <w:rFonts w:eastAsia="Segoe UI" w:cs="Segoe UI"/>
                <w:i/>
                <w:iCs/>
                <w:color w:val="000000" w:themeColor="text1"/>
                <w:sz w:val="18"/>
                <w:szCs w:val="18"/>
                <w:lang w:val="pt-PT"/>
                <w:rPrChange w:id="33" w:author="Odete Estrela Moreira Gonçalves" w:date="2026-05-13T15:42:00Z">
                  <w:rPr>
                    <w:rFonts w:eastAsia="Segoe UI" w:cs="Segoe UI"/>
                    <w:i/>
                    <w:iCs/>
                    <w:color w:val="000000" w:themeColor="text1"/>
                    <w:sz w:val="18"/>
                    <w:szCs w:val="18"/>
                    <w:lang w:val="en-US"/>
                  </w:rPr>
                </w:rPrChange>
              </w:rPr>
              <w:t>Science</w:t>
            </w:r>
            <w:proofErr w:type="spellEnd"/>
            <w:r w:rsidRPr="007B2103">
              <w:rPr>
                <w:rFonts w:eastAsia="Segoe UI" w:cs="Segoe UI"/>
                <w:i/>
                <w:iCs/>
                <w:color w:val="000000" w:themeColor="text1"/>
                <w:sz w:val="18"/>
                <w:szCs w:val="18"/>
                <w:lang w:val="pt-PT"/>
                <w:rPrChange w:id="34" w:author="Odete Estrela Moreira Gonçalves" w:date="2026-05-13T15:42:00Z">
                  <w:rPr>
                    <w:rFonts w:eastAsia="Segoe UI" w:cs="Segoe UI"/>
                    <w:i/>
                    <w:iCs/>
                    <w:color w:val="000000" w:themeColor="text1"/>
                    <w:sz w:val="18"/>
                    <w:szCs w:val="18"/>
                    <w:lang w:val="en-US"/>
                  </w:rPr>
                </w:rPrChange>
              </w:rPr>
              <w:t xml:space="preserve"> </w:t>
            </w:r>
            <w:r w:rsidR="00925149" w:rsidRPr="007B2103">
              <w:rPr>
                <w:rFonts w:eastAsia="Segoe UI" w:cs="Segoe UI"/>
                <w:i/>
                <w:iCs/>
                <w:color w:val="000000" w:themeColor="text1"/>
                <w:sz w:val="18"/>
                <w:szCs w:val="18"/>
                <w:lang w:val="pt-PT"/>
                <w:rPrChange w:id="35" w:author="Odete Estrela Moreira Gonçalves" w:date="2026-05-13T15:42:00Z">
                  <w:rPr>
                    <w:rFonts w:eastAsia="Segoe UI" w:cs="Segoe UI"/>
                    <w:i/>
                    <w:iCs/>
                    <w:color w:val="000000" w:themeColor="text1"/>
                    <w:sz w:val="18"/>
                    <w:szCs w:val="18"/>
                    <w:lang w:val="en-US"/>
                  </w:rPr>
                </w:rPrChange>
              </w:rPr>
              <w:t>&amp;</w:t>
            </w:r>
            <w:r w:rsidRPr="007B2103">
              <w:rPr>
                <w:rFonts w:eastAsia="Segoe UI" w:cs="Segoe UI"/>
                <w:i/>
                <w:iCs/>
                <w:color w:val="000000" w:themeColor="text1"/>
                <w:sz w:val="18"/>
                <w:szCs w:val="18"/>
                <w:lang w:val="pt-PT"/>
                <w:rPrChange w:id="36" w:author="Odete Estrela Moreira Gonçalves" w:date="2026-05-13T15:42:00Z">
                  <w:rPr>
                    <w:rFonts w:eastAsia="Segoe UI" w:cs="Segoe UI"/>
                    <w:i/>
                    <w:iCs/>
                    <w:color w:val="000000" w:themeColor="text1"/>
                    <w:sz w:val="18"/>
                    <w:szCs w:val="18"/>
                    <w:lang w:val="en-US"/>
                  </w:rPr>
                </w:rPrChange>
              </w:rPr>
              <w:t xml:space="preserve"> </w:t>
            </w:r>
            <w:proofErr w:type="spellStart"/>
            <w:r w:rsidRPr="007B2103">
              <w:rPr>
                <w:rFonts w:eastAsia="Segoe UI" w:cs="Segoe UI"/>
                <w:i/>
                <w:iCs/>
                <w:color w:val="000000" w:themeColor="text1"/>
                <w:sz w:val="18"/>
                <w:szCs w:val="18"/>
                <w:lang w:val="pt-PT"/>
                <w:rPrChange w:id="37" w:author="Odete Estrela Moreira Gonçalves" w:date="2026-05-13T15:42:00Z">
                  <w:rPr>
                    <w:rFonts w:eastAsia="Segoe UI" w:cs="Segoe UI"/>
                    <w:i/>
                    <w:iCs/>
                    <w:color w:val="000000" w:themeColor="text1"/>
                    <w:sz w:val="18"/>
                    <w:szCs w:val="18"/>
                    <w:lang w:val="en-US"/>
                  </w:rPr>
                </w:rPrChange>
              </w:rPr>
              <w:t>Machine</w:t>
            </w:r>
            <w:proofErr w:type="spellEnd"/>
            <w:r w:rsidRPr="007B2103">
              <w:rPr>
                <w:rFonts w:eastAsia="Segoe UI" w:cs="Segoe UI"/>
                <w:i/>
                <w:iCs/>
                <w:color w:val="000000" w:themeColor="text1"/>
                <w:sz w:val="18"/>
                <w:szCs w:val="18"/>
                <w:lang w:val="pt-PT"/>
                <w:rPrChange w:id="38" w:author="Odete Estrela Moreira Gonçalves" w:date="2026-05-13T15:42:00Z">
                  <w:rPr>
                    <w:rFonts w:eastAsia="Segoe UI" w:cs="Segoe UI"/>
                    <w:i/>
                    <w:iCs/>
                    <w:color w:val="000000" w:themeColor="text1"/>
                    <w:sz w:val="18"/>
                    <w:szCs w:val="18"/>
                    <w:lang w:val="en-US"/>
                  </w:rPr>
                </w:rPrChange>
              </w:rPr>
              <w:t xml:space="preserve"> </w:t>
            </w:r>
            <w:proofErr w:type="spellStart"/>
            <w:r w:rsidRPr="007B2103">
              <w:rPr>
                <w:rFonts w:eastAsia="Segoe UI" w:cs="Segoe UI"/>
                <w:i/>
                <w:iCs/>
                <w:color w:val="000000" w:themeColor="text1"/>
                <w:sz w:val="18"/>
                <w:szCs w:val="18"/>
                <w:lang w:val="pt-PT"/>
                <w:rPrChange w:id="39" w:author="Odete Estrela Moreira Gonçalves" w:date="2026-05-13T15:42:00Z">
                  <w:rPr>
                    <w:rFonts w:eastAsia="Segoe UI" w:cs="Segoe UI"/>
                    <w:i/>
                    <w:iCs/>
                    <w:color w:val="000000" w:themeColor="text1"/>
                    <w:sz w:val="18"/>
                    <w:szCs w:val="18"/>
                    <w:lang w:val="en-US"/>
                  </w:rPr>
                </w:rPrChange>
              </w:rPr>
              <w:t>Lea</w:t>
            </w:r>
            <w:r w:rsidR="00925149" w:rsidRPr="007B2103">
              <w:rPr>
                <w:rFonts w:eastAsia="Segoe UI" w:cs="Segoe UI"/>
                <w:i/>
                <w:iCs/>
                <w:color w:val="000000" w:themeColor="text1"/>
                <w:sz w:val="18"/>
                <w:szCs w:val="18"/>
                <w:lang w:val="pt-PT"/>
                <w:rPrChange w:id="40" w:author="Odete Estrela Moreira Gonçalves" w:date="2026-05-13T15:42:00Z">
                  <w:rPr>
                    <w:rFonts w:eastAsia="Segoe UI" w:cs="Segoe UI"/>
                    <w:i/>
                    <w:iCs/>
                    <w:color w:val="000000" w:themeColor="text1"/>
                    <w:sz w:val="18"/>
                    <w:szCs w:val="18"/>
                    <w:lang w:val="en-US"/>
                  </w:rPr>
                </w:rPrChange>
              </w:rPr>
              <w:t>rning</w:t>
            </w:r>
            <w:proofErr w:type="spellEnd"/>
          </w:p>
        </w:tc>
        <w:tc>
          <w:tcPr>
            <w:tcW w:w="0" w:type="auto"/>
            <w:vAlign w:val="center"/>
          </w:tcPr>
          <w:p w14:paraId="5F750BED" w14:textId="5514EEA9" w:rsidR="00602FA8" w:rsidRDefault="78B9CD3D">
            <w:pPr>
              <w:spacing w:after="0"/>
              <w:jc w:val="center"/>
              <w:rPr>
                <w:rFonts w:eastAsia="Segoe UI" w:cs="Segoe UI"/>
                <w:color w:val="000000" w:themeColor="text1"/>
                <w:sz w:val="18"/>
                <w:szCs w:val="18"/>
                <w:lang w:val="pt-PT"/>
              </w:rPr>
            </w:pPr>
            <w:r w:rsidRPr="31A65990">
              <w:rPr>
                <w:rFonts w:eastAsia="Segoe UI" w:cs="Segoe UI"/>
                <w:color w:val="000000" w:themeColor="text1"/>
                <w:sz w:val="18"/>
                <w:szCs w:val="18"/>
                <w:lang w:val="pt-PT"/>
              </w:rPr>
              <w:t>Marta Gonçalves</w:t>
            </w:r>
            <w:r w:rsidR="008B6628" w:rsidRPr="31A65990">
              <w:rPr>
                <w:rFonts w:eastAsia="Segoe UI" w:cs="Segoe UI"/>
                <w:color w:val="000000" w:themeColor="text1"/>
                <w:sz w:val="18"/>
                <w:szCs w:val="18"/>
                <w:lang w:val="pt-PT"/>
              </w:rPr>
              <w:t>,</w:t>
            </w:r>
          </w:p>
          <w:p w14:paraId="5F750BEE" w14:textId="77777777" w:rsidR="00602FA8" w:rsidRDefault="008B6628">
            <w:pPr>
              <w:spacing w:after="0"/>
              <w:jc w:val="center"/>
              <w:rPr>
                <w:rFonts w:eastAsia="Segoe UI" w:cs="Segoe UI"/>
                <w:color w:val="000000" w:themeColor="text1"/>
                <w:sz w:val="18"/>
                <w:szCs w:val="18"/>
                <w:lang w:val="pt-PT"/>
              </w:rPr>
            </w:pPr>
            <w:r>
              <w:rPr>
                <w:rFonts w:eastAsia="Segoe UI" w:cs="Segoe UI"/>
                <w:color w:val="000000" w:themeColor="text1"/>
                <w:sz w:val="18"/>
                <w:szCs w:val="18"/>
                <w:lang w:val="pt-PT"/>
              </w:rPr>
              <w:t>PMO</w:t>
            </w:r>
          </w:p>
        </w:tc>
      </w:tr>
      <w:tr w:rsidR="00602FA8" w:rsidRPr="0014754E" w14:paraId="5F750BF5" w14:textId="77777777" w:rsidTr="31A65990">
        <w:trPr>
          <w:trHeight w:val="300"/>
        </w:trPr>
        <w:tc>
          <w:tcPr>
            <w:tcW w:w="0" w:type="auto"/>
            <w:shd w:val="clear" w:color="auto" w:fill="F2F2F2" w:themeFill="background1" w:themeFillShade="F2"/>
            <w:vAlign w:val="center"/>
          </w:tcPr>
          <w:p w14:paraId="5F750BF0" w14:textId="21560075" w:rsidR="00602FA8" w:rsidRDefault="78B9CD3D" w:rsidP="31A65990">
            <w:pPr>
              <w:spacing w:after="0"/>
              <w:jc w:val="center"/>
              <w:rPr>
                <w:rFonts w:eastAsia="Segoe UI" w:cs="Segoe UI"/>
                <w:b/>
                <w:bCs/>
                <w:sz w:val="18"/>
                <w:szCs w:val="18"/>
                <w:lang w:val="pt-PT"/>
              </w:rPr>
            </w:pPr>
            <w:commentRangeStart w:id="41"/>
            <w:proofErr w:type="spellStart"/>
            <w:r w:rsidRPr="31A65990">
              <w:rPr>
                <w:rFonts w:eastAsia="Segoe UI" w:cs="Segoe UI"/>
                <w:b/>
                <w:bCs/>
                <w:sz w:val="18"/>
                <w:szCs w:val="18"/>
                <w:lang w:val="pt-PT"/>
              </w:rPr>
              <w:t>INCM</w:t>
            </w:r>
            <w:commentRangeEnd w:id="41"/>
            <w:proofErr w:type="spellEnd"/>
            <w:r w:rsidR="00A421C0">
              <w:rPr>
                <w:rStyle w:val="CommentReference"/>
                <w:rFonts w:eastAsia="Segoe UI" w:cs="Segoe UI"/>
                <w:b/>
                <w:bCs/>
                <w:sz w:val="18"/>
                <w:szCs w:val="18"/>
                <w:lang w:val="pt-PT"/>
              </w:rPr>
              <w:commentReference w:id="41"/>
            </w:r>
          </w:p>
        </w:tc>
        <w:tc>
          <w:tcPr>
            <w:tcW w:w="0" w:type="auto"/>
            <w:vAlign w:val="center"/>
          </w:tcPr>
          <w:p w14:paraId="649B7679" w14:textId="77777777" w:rsidR="00FE353D" w:rsidRPr="00105690" w:rsidRDefault="54A7483B" w:rsidP="31A65990">
            <w:pPr>
              <w:spacing w:after="0"/>
              <w:jc w:val="center"/>
              <w:rPr>
                <w:rFonts w:eastAsia="Segoe UI" w:cs="Segoe UI"/>
                <w:color w:val="000000" w:themeColor="text1"/>
                <w:sz w:val="18"/>
                <w:szCs w:val="18"/>
                <w:highlight w:val="yellow"/>
                <w:lang w:val="pt-PT"/>
              </w:rPr>
            </w:pPr>
            <w:r w:rsidRPr="00105690">
              <w:rPr>
                <w:rFonts w:eastAsia="Segoe UI" w:cs="Segoe UI"/>
                <w:color w:val="000000" w:themeColor="text1"/>
                <w:sz w:val="18"/>
                <w:szCs w:val="18"/>
                <w:highlight w:val="yellow"/>
                <w:lang w:val="pt-PT"/>
              </w:rPr>
              <w:t>Pedro Vale,</w:t>
            </w:r>
          </w:p>
          <w:p w14:paraId="3B1CF0F3" w14:textId="77777777" w:rsidR="00FE353D" w:rsidRPr="00105690" w:rsidRDefault="54A7483B" w:rsidP="31A65990">
            <w:pPr>
              <w:spacing w:after="0"/>
              <w:jc w:val="center"/>
              <w:rPr>
                <w:rFonts w:eastAsia="Segoe UI" w:cs="Segoe UI"/>
                <w:color w:val="000000" w:themeColor="text1"/>
                <w:sz w:val="18"/>
                <w:szCs w:val="18"/>
                <w:highlight w:val="yellow"/>
                <w:lang w:val="pt-PT"/>
              </w:rPr>
            </w:pPr>
            <w:proofErr w:type="spellStart"/>
            <w:r w:rsidRPr="00105690">
              <w:rPr>
                <w:rFonts w:eastAsia="Segoe UI" w:cs="Segoe UI"/>
                <w:color w:val="000000" w:themeColor="text1"/>
                <w:sz w:val="18"/>
                <w:szCs w:val="18"/>
                <w:highlight w:val="yellow"/>
                <w:lang w:val="pt-PT"/>
              </w:rPr>
              <w:t>Engineering</w:t>
            </w:r>
            <w:proofErr w:type="spellEnd"/>
            <w:r w:rsidRPr="00105690">
              <w:rPr>
                <w:rFonts w:eastAsia="Segoe UI" w:cs="Segoe UI"/>
                <w:color w:val="000000" w:themeColor="text1"/>
                <w:sz w:val="18"/>
                <w:szCs w:val="18"/>
                <w:highlight w:val="yellow"/>
                <w:lang w:val="pt-PT"/>
              </w:rPr>
              <w:t xml:space="preserve"> VP for AI</w:t>
            </w:r>
          </w:p>
          <w:p w14:paraId="5F750BF1" w14:textId="605470D1" w:rsidR="00602FA8" w:rsidRPr="00105690" w:rsidRDefault="54A7483B" w:rsidP="31A65990">
            <w:pPr>
              <w:spacing w:after="0"/>
              <w:jc w:val="center"/>
              <w:rPr>
                <w:rFonts w:eastAsia="Segoe UI" w:cs="Segoe UI"/>
                <w:color w:val="000000" w:themeColor="text1"/>
                <w:sz w:val="18"/>
                <w:szCs w:val="18"/>
                <w:highlight w:val="yellow"/>
                <w:lang w:val="pt-PT"/>
              </w:rPr>
            </w:pPr>
            <w:r w:rsidRPr="00105690">
              <w:rPr>
                <w:rFonts w:eastAsia="Segoe UI" w:cs="Segoe UI"/>
                <w:color w:val="000000" w:themeColor="text1"/>
                <w:sz w:val="18"/>
                <w:szCs w:val="18"/>
                <w:highlight w:val="yellow"/>
                <w:lang w:val="pt-PT"/>
              </w:rPr>
              <w:t>&amp; Data</w:t>
            </w:r>
          </w:p>
        </w:tc>
        <w:tc>
          <w:tcPr>
            <w:tcW w:w="0" w:type="auto"/>
            <w:vAlign w:val="center"/>
          </w:tcPr>
          <w:p w14:paraId="4073420F" w14:textId="77777777" w:rsidR="00FE353D" w:rsidRPr="00105690" w:rsidRDefault="54A7483B" w:rsidP="31A65990">
            <w:pPr>
              <w:spacing w:after="0"/>
              <w:jc w:val="center"/>
              <w:rPr>
                <w:rFonts w:eastAsia="Segoe UI" w:cs="Segoe UI"/>
                <w:color w:val="000000" w:themeColor="text1"/>
                <w:sz w:val="18"/>
                <w:szCs w:val="18"/>
                <w:highlight w:val="yellow"/>
                <w:lang w:val="pt-PT"/>
              </w:rPr>
            </w:pPr>
            <w:r w:rsidRPr="00105690">
              <w:rPr>
                <w:rFonts w:eastAsia="Segoe UI" w:cs="Segoe UI"/>
                <w:color w:val="000000" w:themeColor="text1"/>
                <w:sz w:val="18"/>
                <w:szCs w:val="18"/>
                <w:highlight w:val="yellow"/>
                <w:lang w:val="pt-PT"/>
              </w:rPr>
              <w:t>Miguel Domingues,</w:t>
            </w:r>
          </w:p>
          <w:p w14:paraId="5F750BF2" w14:textId="20BA1025" w:rsidR="00602FA8" w:rsidRPr="00105690" w:rsidRDefault="54A7483B" w:rsidP="31A65990">
            <w:pPr>
              <w:spacing w:after="0"/>
              <w:jc w:val="center"/>
              <w:rPr>
                <w:rFonts w:eastAsia="Segoe UI" w:cs="Segoe UI"/>
                <w:color w:val="000000" w:themeColor="text1"/>
                <w:sz w:val="18"/>
                <w:szCs w:val="18"/>
                <w:highlight w:val="yellow"/>
                <w:lang w:val="pt-PT"/>
              </w:rPr>
            </w:pPr>
            <w:r w:rsidRPr="00105690">
              <w:rPr>
                <w:rFonts w:eastAsia="Segoe UI" w:cs="Segoe UI"/>
                <w:color w:val="000000" w:themeColor="text1"/>
                <w:sz w:val="18"/>
                <w:szCs w:val="18"/>
                <w:highlight w:val="yellow"/>
                <w:lang w:val="pt-PT"/>
              </w:rPr>
              <w:t>R&amp;D Manager</w:t>
            </w:r>
          </w:p>
        </w:tc>
        <w:tc>
          <w:tcPr>
            <w:tcW w:w="0" w:type="auto"/>
            <w:vAlign w:val="center"/>
          </w:tcPr>
          <w:p w14:paraId="3BF75AF1" w14:textId="77777777" w:rsidR="00FE353D" w:rsidRPr="00105690" w:rsidRDefault="54A7483B" w:rsidP="31A65990">
            <w:pPr>
              <w:spacing w:after="0"/>
              <w:jc w:val="center"/>
              <w:rPr>
                <w:rFonts w:eastAsia="Segoe UI" w:cs="Segoe UI"/>
                <w:color w:val="000000" w:themeColor="text1"/>
                <w:sz w:val="18"/>
                <w:szCs w:val="18"/>
                <w:highlight w:val="yellow"/>
                <w:lang w:val="pt-PT"/>
              </w:rPr>
            </w:pPr>
            <w:r w:rsidRPr="00105690">
              <w:rPr>
                <w:rFonts w:eastAsia="Segoe UI" w:cs="Segoe UI"/>
                <w:color w:val="000000" w:themeColor="text1"/>
                <w:sz w:val="18"/>
                <w:szCs w:val="18"/>
                <w:highlight w:val="yellow"/>
                <w:lang w:val="pt-PT"/>
              </w:rPr>
              <w:t>Orlando Rocha,</w:t>
            </w:r>
          </w:p>
          <w:p w14:paraId="5F750BF3" w14:textId="1B68B1C9" w:rsidR="00602FA8" w:rsidRPr="00105690" w:rsidRDefault="54A7483B" w:rsidP="31A65990">
            <w:pPr>
              <w:spacing w:after="0"/>
              <w:jc w:val="center"/>
              <w:rPr>
                <w:rFonts w:eastAsia="Segoe UI" w:cs="Segoe UI"/>
                <w:color w:val="000000" w:themeColor="text1"/>
                <w:sz w:val="18"/>
                <w:szCs w:val="18"/>
                <w:highlight w:val="yellow"/>
                <w:lang w:val="pt-PT"/>
              </w:rPr>
            </w:pPr>
            <w:r w:rsidRPr="00105690">
              <w:rPr>
                <w:rFonts w:eastAsia="Segoe UI" w:cs="Segoe UI"/>
                <w:color w:val="000000" w:themeColor="text1"/>
                <w:sz w:val="18"/>
                <w:szCs w:val="18"/>
                <w:highlight w:val="yellow"/>
                <w:lang w:val="pt-PT"/>
              </w:rPr>
              <w:t xml:space="preserve">AI </w:t>
            </w:r>
            <w:proofErr w:type="spellStart"/>
            <w:r w:rsidRPr="00105690">
              <w:rPr>
                <w:rFonts w:eastAsia="Segoe UI" w:cs="Segoe UI"/>
                <w:color w:val="000000" w:themeColor="text1"/>
                <w:sz w:val="18"/>
                <w:szCs w:val="18"/>
                <w:highlight w:val="yellow"/>
                <w:lang w:val="pt-PT"/>
              </w:rPr>
              <w:t>Engineer</w:t>
            </w:r>
            <w:proofErr w:type="spellEnd"/>
          </w:p>
        </w:tc>
        <w:tc>
          <w:tcPr>
            <w:tcW w:w="0" w:type="auto"/>
            <w:vAlign w:val="center"/>
          </w:tcPr>
          <w:p w14:paraId="5F750BF4" w14:textId="7CC7E5CA" w:rsidR="00602FA8" w:rsidRPr="00105690" w:rsidRDefault="00A421C0" w:rsidP="31A65990">
            <w:pPr>
              <w:spacing w:after="0"/>
              <w:jc w:val="center"/>
              <w:rPr>
                <w:rFonts w:eastAsia="Segoe UI" w:cs="Segoe UI"/>
                <w:color w:val="000000" w:themeColor="text1"/>
                <w:sz w:val="18"/>
                <w:szCs w:val="18"/>
                <w:highlight w:val="yellow"/>
                <w:lang w:val="pt-PT"/>
              </w:rPr>
            </w:pPr>
            <w:r>
              <w:rPr>
                <w:rFonts w:eastAsia="Segoe UI" w:cs="Segoe UI"/>
                <w:color w:val="000000" w:themeColor="text1"/>
                <w:sz w:val="18"/>
                <w:szCs w:val="18"/>
                <w:highlight w:val="yellow"/>
                <w:lang w:val="pt-PT"/>
              </w:rPr>
              <w:t>-</w:t>
            </w:r>
          </w:p>
        </w:tc>
      </w:tr>
    </w:tbl>
    <w:p w14:paraId="5F750BF6" w14:textId="77777777" w:rsidR="00602FA8" w:rsidRPr="00105690" w:rsidRDefault="00602FA8">
      <w:pPr>
        <w:spacing w:line="259" w:lineRule="auto"/>
        <w:jc w:val="both"/>
        <w:rPr>
          <w:rFonts w:eastAsia="Segoe UI" w:cs="Segoe UI"/>
          <w:b/>
          <w:bCs/>
          <w:sz w:val="20"/>
          <w:szCs w:val="20"/>
          <w:lang w:val="pt-PT"/>
        </w:rPr>
      </w:pPr>
    </w:p>
    <w:p w14:paraId="5F750BF7" w14:textId="77777777" w:rsidR="00602FA8" w:rsidRDefault="008B6628">
      <w:pPr>
        <w:pStyle w:val="paragraph"/>
        <w:jc w:val="both"/>
        <w:rPr>
          <w:rFonts w:ascii="Segoe UI" w:hAnsi="Segoe UI" w:cs="Segoe UI"/>
          <w:sz w:val="18"/>
          <w:szCs w:val="18"/>
          <w:lang w:val="pt-PT"/>
        </w:rPr>
      </w:pPr>
      <w:r>
        <w:rPr>
          <w:rFonts w:ascii="Segoe UI" w:hAnsi="Segoe UI" w:cs="Segoe UI"/>
          <w:b/>
          <w:bCs/>
          <w:i/>
          <w:iCs/>
          <w:sz w:val="18"/>
          <w:szCs w:val="18"/>
          <w:lang w:val="pt-PT"/>
        </w:rPr>
        <w:t>Project Charter</w:t>
      </w:r>
      <w:r>
        <w:rPr>
          <w:rFonts w:ascii="Segoe UI" w:hAnsi="Segoe UI" w:cs="Segoe UI"/>
          <w:sz w:val="18"/>
          <w:szCs w:val="18"/>
          <w:lang w:val="pt-PT"/>
        </w:rPr>
        <w:t>: deve ser formalmente aprovado através da assinatura dos principais representantes das entidades envolvidas. A aprovação do Project Charter determina que ambas as partes concordam plenamente com todo o conteúdo expresso no documento assinado por eles.</w:t>
      </w:r>
    </w:p>
    <w:p w14:paraId="5F750BF8" w14:textId="77777777" w:rsidR="00602FA8" w:rsidRDefault="008B6628">
      <w:pPr>
        <w:pStyle w:val="paragraph"/>
        <w:spacing w:after="240"/>
        <w:jc w:val="both"/>
        <w:rPr>
          <w:rFonts w:ascii="Segoe UI" w:hAnsi="Segoe UI" w:cs="Segoe UI"/>
          <w:sz w:val="18"/>
          <w:szCs w:val="18"/>
          <w:lang w:val="pt-PT"/>
        </w:rPr>
      </w:pPr>
      <w:proofErr w:type="spellStart"/>
      <w:r>
        <w:rPr>
          <w:rFonts w:ascii="Segoe UI" w:hAnsi="Segoe UI" w:cs="Segoe UI"/>
          <w:b/>
          <w:bCs/>
          <w:i/>
          <w:sz w:val="18"/>
          <w:szCs w:val="18"/>
          <w:lang w:val="pt-PT"/>
        </w:rPr>
        <w:t>Steering</w:t>
      </w:r>
      <w:proofErr w:type="spellEnd"/>
      <w:r>
        <w:rPr>
          <w:rFonts w:ascii="Segoe UI" w:hAnsi="Segoe UI" w:cs="Segoe UI"/>
          <w:b/>
          <w:bCs/>
          <w:i/>
          <w:sz w:val="18"/>
          <w:szCs w:val="18"/>
          <w:lang w:val="pt-PT"/>
        </w:rPr>
        <w:t xml:space="preserve"> </w:t>
      </w:r>
      <w:proofErr w:type="spellStart"/>
      <w:r>
        <w:rPr>
          <w:rFonts w:ascii="Segoe UI" w:hAnsi="Segoe UI" w:cs="Segoe UI"/>
          <w:b/>
          <w:bCs/>
          <w:i/>
          <w:sz w:val="18"/>
          <w:szCs w:val="18"/>
          <w:lang w:val="pt-PT"/>
        </w:rPr>
        <w:t>Committee</w:t>
      </w:r>
      <w:proofErr w:type="spellEnd"/>
      <w:r>
        <w:rPr>
          <w:rFonts w:ascii="Segoe UI" w:hAnsi="Segoe UI" w:cs="Segoe UI"/>
          <w:b/>
          <w:bCs/>
          <w:sz w:val="18"/>
          <w:szCs w:val="18"/>
          <w:lang w:val="pt-PT"/>
        </w:rPr>
        <w:t xml:space="preserve">: </w:t>
      </w:r>
      <w:r>
        <w:rPr>
          <w:rFonts w:ascii="Segoe UI" w:hAnsi="Segoe UI" w:cs="Segoe UI"/>
          <w:sz w:val="18"/>
          <w:szCs w:val="18"/>
          <w:lang w:val="pt-PT"/>
        </w:rPr>
        <w:t>composto pelos Diretores do Projeto, tem como objetivo garantir o acordo comum e alinhamento estratégico entre as partes envolvidas no Projeto e também resolver disputas</w:t>
      </w:r>
    </w:p>
    <w:p w14:paraId="5F750BF9" w14:textId="77777777" w:rsidR="00602FA8" w:rsidRDefault="008B6628">
      <w:pPr>
        <w:pStyle w:val="paragraph"/>
        <w:spacing w:after="240"/>
        <w:jc w:val="both"/>
        <w:rPr>
          <w:rFonts w:ascii="Segoe UI" w:hAnsi="Segoe UI" w:cs="Segoe UI"/>
          <w:sz w:val="18"/>
          <w:szCs w:val="18"/>
          <w:lang w:val="pt-PT"/>
        </w:rPr>
      </w:pPr>
      <w:r>
        <w:rPr>
          <w:rFonts w:ascii="Segoe UI" w:hAnsi="Segoe UI" w:cs="Segoe UI"/>
          <w:b/>
          <w:bCs/>
          <w:sz w:val="18"/>
          <w:szCs w:val="18"/>
          <w:lang w:val="pt-PT"/>
        </w:rPr>
        <w:t>Reuniões Técnicas:</w:t>
      </w:r>
      <w:r>
        <w:rPr>
          <w:rFonts w:ascii="Segoe UI" w:hAnsi="Segoe UI" w:cs="Segoe UI"/>
          <w:sz w:val="18"/>
          <w:szCs w:val="18"/>
          <w:lang w:val="pt-PT"/>
        </w:rPr>
        <w:t xml:space="preserve"> agendadas pelo Coordenador Técnico do Projeto do DTx, e realizadas todas as semanas com toda a equipa de desenvolvimento no contexto das Atividades/Tarefas Técnicas ativas no momento. Nestas reuniões, são apresentados e discutidos os últimos desenvolvimentos técnicos, juntamente com as principais dificuldades e problemas enfrentados por cada membro da equipa, futuros desenvolvimentos planeados e riscos identificados e possíveis respostas aos riscos. É encorajada a participação de um representante do Associado pelo menos uma vez por mês para garantir o alinhamento do projeto e uma transferência de conhecimento bem-sucedida.</w:t>
      </w:r>
    </w:p>
    <w:p w14:paraId="5F750BFA" w14:textId="77777777" w:rsidR="00602FA8" w:rsidRDefault="008B6628">
      <w:pPr>
        <w:pStyle w:val="paragraph"/>
        <w:jc w:val="both"/>
        <w:rPr>
          <w:rFonts w:ascii="Segoe UI" w:hAnsi="Segoe UI" w:cs="Segoe UI"/>
          <w:sz w:val="18"/>
          <w:szCs w:val="18"/>
          <w:lang w:val="pt-PT"/>
        </w:rPr>
      </w:pPr>
      <w:r>
        <w:rPr>
          <w:rFonts w:ascii="Segoe UI" w:hAnsi="Segoe UI" w:cs="Segoe UI"/>
          <w:b/>
          <w:bCs/>
          <w:sz w:val="18"/>
          <w:szCs w:val="18"/>
          <w:lang w:val="pt-PT"/>
        </w:rPr>
        <w:t xml:space="preserve">Reuniões e Relatórios de </w:t>
      </w:r>
      <w:r>
        <w:rPr>
          <w:rFonts w:ascii="Segoe UI" w:eastAsiaTheme="minorEastAsia" w:hAnsi="Segoe UI" w:cs="Segoe UI"/>
          <w:b/>
          <w:bCs/>
          <w:i/>
          <w:iCs/>
          <w:sz w:val="18"/>
          <w:szCs w:val="18"/>
          <w:lang w:val="pt-PT"/>
        </w:rPr>
        <w:t>Project Status</w:t>
      </w:r>
      <w:r>
        <w:rPr>
          <w:rFonts w:asciiTheme="minorHAnsi" w:eastAsiaTheme="minorEastAsia" w:hAnsiTheme="minorHAnsi" w:cstheme="minorBidi"/>
          <w:b/>
          <w:bCs/>
          <w:sz w:val="18"/>
          <w:szCs w:val="18"/>
          <w:lang w:val="pt-PT"/>
        </w:rPr>
        <w:t>:</w:t>
      </w:r>
      <w:r>
        <w:rPr>
          <w:rFonts w:ascii="Segoe UI" w:hAnsi="Segoe UI" w:cs="Segoe UI"/>
          <w:b/>
          <w:bCs/>
          <w:sz w:val="18"/>
          <w:szCs w:val="18"/>
          <w:lang w:val="pt-PT"/>
        </w:rPr>
        <w:t xml:space="preserve"> </w:t>
      </w:r>
      <w:r>
        <w:rPr>
          <w:rFonts w:ascii="Segoe UI" w:hAnsi="Segoe UI" w:cs="Segoe UI"/>
          <w:sz w:val="18"/>
          <w:szCs w:val="18"/>
          <w:lang w:val="pt-PT"/>
        </w:rPr>
        <w:t xml:space="preserve">estas reuniões são agendadas pelo PMO do DTx e são realizadas mensalmente até que o projeto seja concluído como parte da Atividade de Gestão de Projetos. Pelo menos um representante da equipa do Associado deve participar destas reuniões. O objetivo das reuniões de estado é acompanhar o progresso das atividades do projeto com base em: (1) uma visão geral breve: um resumo dos desenvolvimentos alcançados durante o período, incluindo o estado dos objetivos, resultados, evolução de funcionalidades inovadoras, entregáveis e marcos; (2) cronograma do projeto e horas gastas: análise do cronograma do projeto e do tempo alocado, identificação de desvios que possam potencialmente afetar o progresso do projeto, e planeamento de ações para garantir que os requisitos do projeto sejam cumpridos; (3) gestão de riscos: ações tomadas para abordar riscos inesperados que surjam durante a execução do projeto; (4) gestão de problemas: ações tomadas para abordar quaisquer elementos que já estejam afetando o desempenho do projeto; (5) descrição e planeamento de futuros desenvolvimentos: discussão e planeamento das atividades esperadas para o período seguinte; e (6) outros tópicos relevantes: quaisquer assuntos adicionais que precisem ser discutidos durante a reunião. Estas reuniões serão conduzidas pela Coordenação do DTx. Um relatório será gerado após cada reunião de estado. No entanto, para adotar uma abordagem mais ágil, pode haver casos em que a reunião seja substituída por um relatório analisando o período correspondente. Esta substituição pode ocorrer apenas se não houver questões ou preocupações especiais a serem discutidas sobre o progresso do projeto. O relatório será enviado à Coordenação do Projeto do Associado por e-mail. É recomendado seguir este formato ágil, com reuniões sendo substituídas por relatórios, no mínimo uma vez a cada dois meses. Além disso, se as circunstâncias se alinharem, estas reuniões também podem ser substituídas por uma reunião do </w:t>
      </w:r>
      <w:proofErr w:type="spellStart"/>
      <w:r>
        <w:rPr>
          <w:rFonts w:ascii="Segoe UI" w:hAnsi="Segoe UI" w:cs="Segoe UI"/>
          <w:i/>
          <w:iCs/>
          <w:sz w:val="18"/>
          <w:szCs w:val="18"/>
          <w:lang w:val="pt-PT"/>
        </w:rPr>
        <w:t>Steering</w:t>
      </w:r>
      <w:proofErr w:type="spellEnd"/>
      <w:r>
        <w:rPr>
          <w:rFonts w:ascii="Segoe UI" w:hAnsi="Segoe UI" w:cs="Segoe UI"/>
          <w:i/>
          <w:iCs/>
          <w:sz w:val="18"/>
          <w:szCs w:val="18"/>
          <w:lang w:val="pt-PT"/>
        </w:rPr>
        <w:t xml:space="preserve"> </w:t>
      </w:r>
      <w:proofErr w:type="spellStart"/>
      <w:r>
        <w:rPr>
          <w:rFonts w:ascii="Segoe UI" w:hAnsi="Segoe UI" w:cs="Segoe UI"/>
          <w:i/>
          <w:iCs/>
          <w:sz w:val="18"/>
          <w:szCs w:val="18"/>
          <w:lang w:val="pt-PT"/>
        </w:rPr>
        <w:t>Committee</w:t>
      </w:r>
      <w:proofErr w:type="spellEnd"/>
      <w:r>
        <w:rPr>
          <w:rFonts w:ascii="Segoe UI" w:hAnsi="Segoe UI" w:cs="Segoe UI"/>
          <w:sz w:val="18"/>
          <w:szCs w:val="18"/>
          <w:lang w:val="pt-PT"/>
        </w:rPr>
        <w:t>.</w:t>
      </w:r>
    </w:p>
    <w:p w14:paraId="5F750BFB" w14:textId="77777777" w:rsidR="00602FA8" w:rsidRDefault="008B6628">
      <w:pPr>
        <w:pStyle w:val="paragraph"/>
        <w:spacing w:after="240"/>
        <w:jc w:val="both"/>
        <w:rPr>
          <w:rFonts w:ascii="Segoe UI" w:hAnsi="Segoe UI" w:cs="Segoe UI"/>
          <w:sz w:val="18"/>
          <w:szCs w:val="18"/>
          <w:lang w:val="pt-PT"/>
        </w:rPr>
      </w:pPr>
      <w:r>
        <w:rPr>
          <w:rFonts w:ascii="Segoe UI" w:hAnsi="Segoe UI" w:cs="Segoe UI"/>
          <w:b/>
          <w:bCs/>
          <w:sz w:val="18"/>
          <w:szCs w:val="18"/>
          <w:lang w:val="pt-PT"/>
        </w:rPr>
        <w:t xml:space="preserve">Reuniões e Relatórios de </w:t>
      </w:r>
      <w:proofErr w:type="spellStart"/>
      <w:r>
        <w:rPr>
          <w:rFonts w:ascii="Segoe UI" w:hAnsi="Segoe UI" w:cs="Segoe UI"/>
          <w:b/>
          <w:bCs/>
          <w:i/>
          <w:iCs/>
          <w:sz w:val="18"/>
          <w:szCs w:val="18"/>
          <w:lang w:val="pt-PT"/>
        </w:rPr>
        <w:t>Steering</w:t>
      </w:r>
      <w:proofErr w:type="spellEnd"/>
      <w:r>
        <w:rPr>
          <w:rFonts w:ascii="Segoe UI" w:hAnsi="Segoe UI" w:cs="Segoe UI"/>
          <w:b/>
          <w:bCs/>
          <w:i/>
          <w:iCs/>
          <w:sz w:val="18"/>
          <w:szCs w:val="18"/>
          <w:lang w:val="pt-PT"/>
        </w:rPr>
        <w:t xml:space="preserve"> </w:t>
      </w:r>
      <w:proofErr w:type="spellStart"/>
      <w:r>
        <w:rPr>
          <w:rFonts w:ascii="Segoe UI" w:hAnsi="Segoe UI" w:cs="Segoe UI"/>
          <w:b/>
          <w:bCs/>
          <w:i/>
          <w:iCs/>
          <w:sz w:val="18"/>
          <w:szCs w:val="18"/>
          <w:lang w:val="pt-PT"/>
        </w:rPr>
        <w:t>Committee</w:t>
      </w:r>
      <w:proofErr w:type="spellEnd"/>
      <w:r>
        <w:rPr>
          <w:rFonts w:ascii="Segoe UI" w:hAnsi="Segoe UI" w:cs="Segoe UI"/>
          <w:b/>
          <w:bCs/>
          <w:sz w:val="18"/>
          <w:szCs w:val="18"/>
          <w:lang w:val="pt-PT"/>
        </w:rPr>
        <w:t>:</w:t>
      </w:r>
      <w:r>
        <w:rPr>
          <w:rFonts w:ascii="Segoe UI" w:hAnsi="Segoe UI" w:cs="Segoe UI"/>
          <w:sz w:val="18"/>
          <w:szCs w:val="18"/>
          <w:lang w:val="pt-PT"/>
        </w:rPr>
        <w:t xml:space="preserve"> estas reuniões são agendadas pelo PMO do DTx, o </w:t>
      </w:r>
      <w:r>
        <w:rPr>
          <w:rFonts w:ascii="Segoe UI" w:hAnsi="Segoe UI" w:cs="Segoe UI"/>
          <w:i/>
          <w:iCs/>
          <w:sz w:val="18"/>
          <w:szCs w:val="18"/>
          <w:lang w:val="pt-PT"/>
        </w:rPr>
        <w:t>SC</w:t>
      </w:r>
      <w:r>
        <w:rPr>
          <w:rFonts w:ascii="Segoe UI" w:hAnsi="Segoe UI" w:cs="Segoe UI"/>
          <w:sz w:val="18"/>
          <w:szCs w:val="18"/>
          <w:lang w:val="pt-PT"/>
        </w:rPr>
        <w:t xml:space="preserve"> se reunirá formalmente com os Coordenadores Técnicos do Projeto e </w:t>
      </w:r>
      <w:proofErr w:type="spellStart"/>
      <w:r>
        <w:rPr>
          <w:rFonts w:ascii="Segoe UI" w:hAnsi="Segoe UI" w:cs="Segoe UI"/>
          <w:sz w:val="18"/>
          <w:szCs w:val="18"/>
          <w:lang w:val="pt-PT"/>
        </w:rPr>
        <w:t>PMOs</w:t>
      </w:r>
      <w:proofErr w:type="spellEnd"/>
      <w:r>
        <w:rPr>
          <w:rFonts w:ascii="Segoe UI" w:hAnsi="Segoe UI" w:cs="Segoe UI"/>
          <w:sz w:val="18"/>
          <w:szCs w:val="18"/>
          <w:lang w:val="pt-PT"/>
        </w:rPr>
        <w:t xml:space="preserve">, estas reuniões são realizadas no contexto da Atividade de Gestão de Projetos. Serão realizadas bimestralmente ou sempre que o projeto tiver alguma entrega relevante que exija aprovação formal para poder avançar para a próxima etapa de desenvolvimento, até a conclusão do Projeto. De cada reunião resultará um relatório que deve ser validado pelo </w:t>
      </w:r>
      <w:r>
        <w:rPr>
          <w:rFonts w:ascii="Segoe UI" w:hAnsi="Segoe UI" w:cs="Segoe UI"/>
          <w:i/>
          <w:iCs/>
          <w:sz w:val="18"/>
          <w:szCs w:val="18"/>
          <w:lang w:val="pt-PT"/>
        </w:rPr>
        <w:t>SC</w:t>
      </w:r>
      <w:r>
        <w:rPr>
          <w:rFonts w:ascii="Segoe UI" w:hAnsi="Segoe UI" w:cs="Segoe UI"/>
          <w:sz w:val="18"/>
          <w:szCs w:val="18"/>
          <w:lang w:val="pt-PT"/>
        </w:rPr>
        <w:t xml:space="preserve"> dentro de uma semana, após o que o conteúdo de cada relatório será considerado automaticamente validado e aprovado pelo </w:t>
      </w:r>
      <w:proofErr w:type="spellStart"/>
      <w:r>
        <w:rPr>
          <w:rFonts w:ascii="Segoe UI" w:hAnsi="Segoe UI" w:cs="Segoe UI"/>
          <w:i/>
          <w:iCs/>
          <w:sz w:val="18"/>
          <w:szCs w:val="18"/>
          <w:lang w:val="pt-PT"/>
        </w:rPr>
        <w:t>Steering</w:t>
      </w:r>
      <w:proofErr w:type="spellEnd"/>
      <w:r>
        <w:rPr>
          <w:rFonts w:ascii="Segoe UI" w:hAnsi="Segoe UI" w:cs="Segoe UI"/>
          <w:i/>
          <w:iCs/>
          <w:sz w:val="18"/>
          <w:szCs w:val="18"/>
          <w:lang w:val="pt-PT"/>
        </w:rPr>
        <w:t xml:space="preserve"> </w:t>
      </w:r>
      <w:proofErr w:type="spellStart"/>
      <w:r>
        <w:rPr>
          <w:rFonts w:ascii="Segoe UI" w:hAnsi="Segoe UI" w:cs="Segoe UI"/>
          <w:i/>
          <w:iCs/>
          <w:sz w:val="18"/>
          <w:szCs w:val="18"/>
          <w:lang w:val="pt-PT"/>
        </w:rPr>
        <w:t>Committee</w:t>
      </w:r>
      <w:proofErr w:type="spellEnd"/>
      <w:r>
        <w:rPr>
          <w:rFonts w:ascii="Segoe UI" w:hAnsi="Segoe UI" w:cs="Segoe UI"/>
          <w:sz w:val="18"/>
          <w:szCs w:val="18"/>
          <w:lang w:val="pt-PT"/>
        </w:rPr>
        <w:t xml:space="preserve">. Entre os elementos constituintes (Diretores do Projeto), o </w:t>
      </w:r>
      <w:r>
        <w:rPr>
          <w:rFonts w:ascii="Segoe UI" w:hAnsi="Segoe UI" w:cs="Segoe UI"/>
          <w:i/>
          <w:iCs/>
          <w:sz w:val="18"/>
          <w:szCs w:val="18"/>
          <w:lang w:val="pt-PT"/>
        </w:rPr>
        <w:t>SC</w:t>
      </w:r>
      <w:r>
        <w:rPr>
          <w:rFonts w:ascii="Segoe UI" w:hAnsi="Segoe UI" w:cs="Segoe UI"/>
          <w:sz w:val="18"/>
          <w:szCs w:val="18"/>
          <w:lang w:val="pt-PT"/>
        </w:rPr>
        <w:t xml:space="preserve"> deve se reunir sempre que houver um desacordo crítico, decisão, problema ou risco a ser discutido e decidido. A reunião do </w:t>
      </w:r>
      <w:r>
        <w:rPr>
          <w:rFonts w:ascii="Segoe UI" w:hAnsi="Segoe UI" w:cs="Segoe UI"/>
          <w:i/>
          <w:iCs/>
          <w:sz w:val="18"/>
          <w:szCs w:val="18"/>
          <w:lang w:val="pt-PT"/>
        </w:rPr>
        <w:t>SC</w:t>
      </w:r>
      <w:r>
        <w:rPr>
          <w:rFonts w:ascii="Segoe UI" w:hAnsi="Segoe UI" w:cs="Segoe UI"/>
          <w:sz w:val="18"/>
          <w:szCs w:val="18"/>
          <w:lang w:val="pt-PT"/>
        </w:rPr>
        <w:t xml:space="preserve"> será conduzida pelo DTx.</w:t>
      </w:r>
    </w:p>
    <w:p w14:paraId="5F750BFC" w14:textId="77777777" w:rsidR="00602FA8" w:rsidRDefault="008B6628">
      <w:pPr>
        <w:pStyle w:val="paragraph"/>
        <w:spacing w:after="240"/>
        <w:jc w:val="both"/>
        <w:rPr>
          <w:rFonts w:ascii="Segoe UI" w:hAnsi="Segoe UI" w:cs="Segoe UI"/>
          <w:sz w:val="18"/>
          <w:szCs w:val="18"/>
          <w:lang w:val="pt-PT"/>
        </w:rPr>
      </w:pPr>
      <w:r>
        <w:rPr>
          <w:rFonts w:ascii="Segoe UI" w:hAnsi="Segoe UI" w:cs="Segoe UI"/>
          <w:b/>
          <w:bCs/>
          <w:sz w:val="18"/>
          <w:szCs w:val="18"/>
          <w:lang w:val="pt-PT"/>
        </w:rPr>
        <w:lastRenderedPageBreak/>
        <w:t>Gestão de Alterações:</w:t>
      </w:r>
      <w:r>
        <w:rPr>
          <w:rFonts w:ascii="Segoe UI" w:hAnsi="Segoe UI" w:cs="Segoe UI"/>
          <w:sz w:val="18"/>
          <w:szCs w:val="18"/>
          <w:lang w:val="pt-PT"/>
        </w:rPr>
        <w:t xml:space="preserve"> qualquer alteração solicitada deve ser formalmente justificada, analisada e discutida; esta análise deve compreender o impacto nos resultados e sua qualidade, na alocação de horas, no tempo e no cronograma, novos riscos e questões, etc. Esta análise deve ser apresentada, negociada e aprovada pelas entidades envolvidas. Uma vez aprovada, deve ser refletida em uma nova versão da carta do projeto, não negligenciando refletir cada justificação e documentar cada alteração para evitar futuros desentendimentos ou mal-entendidos. Esta nova versão deve ser formalmente assinada pelos representantes.</w:t>
      </w:r>
    </w:p>
    <w:p w14:paraId="5F750BFD" w14:textId="77777777" w:rsidR="00602FA8" w:rsidRDefault="008B6628">
      <w:pPr>
        <w:pStyle w:val="paragraph"/>
        <w:spacing w:before="0" w:beforeAutospacing="0" w:after="240" w:afterAutospacing="0"/>
        <w:jc w:val="both"/>
        <w:rPr>
          <w:rFonts w:ascii="Segoe UI" w:hAnsi="Segoe UI" w:cs="Segoe UI"/>
          <w:sz w:val="18"/>
          <w:szCs w:val="18"/>
          <w:lang w:val="pt-PT"/>
        </w:rPr>
      </w:pPr>
      <w:r>
        <w:rPr>
          <w:rFonts w:ascii="Segoe UI" w:hAnsi="Segoe UI" w:cs="Segoe UI"/>
          <w:b/>
          <w:bCs/>
          <w:sz w:val="18"/>
          <w:szCs w:val="18"/>
          <w:lang w:val="pt-PT"/>
        </w:rPr>
        <w:t>Fecho e Aceitação do Projeto:</w:t>
      </w:r>
      <w:r>
        <w:rPr>
          <w:rFonts w:ascii="Segoe UI" w:hAnsi="Segoe UI" w:cs="Segoe UI"/>
          <w:sz w:val="18"/>
          <w:szCs w:val="18"/>
          <w:lang w:val="pt-PT"/>
        </w:rPr>
        <w:t xml:space="preserve"> Se o projeto atender a todos os requisitos definidos na secção 3, o Associado deve aceitar o resultado do projeto. Esta aceitação também deve ser comunicada formalmente pelo Associado ao representante do DTx. Para garantir isso, uma reunião de encerramento formal será realizada.</w:t>
      </w:r>
    </w:p>
    <w:tbl>
      <w:tblPr>
        <w:tblStyle w:val="TableGrid"/>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6A0" w:firstRow="1" w:lastRow="0" w:firstColumn="1" w:lastColumn="0" w:noHBand="1" w:noVBand="1"/>
      </w:tblPr>
      <w:tblGrid>
        <w:gridCol w:w="1537"/>
        <w:gridCol w:w="1071"/>
        <w:gridCol w:w="4050"/>
        <w:gridCol w:w="1721"/>
        <w:gridCol w:w="1357"/>
      </w:tblGrid>
      <w:tr w:rsidR="00602FA8" w14:paraId="5F750C03" w14:textId="77777777" w:rsidTr="31A65990">
        <w:trPr>
          <w:tblHeader/>
        </w:trPr>
        <w:tc>
          <w:tcPr>
            <w:tcW w:w="789" w:type="pct"/>
            <w:shd w:val="clear" w:color="auto" w:fill="F2F2F2" w:themeFill="background1" w:themeFillShade="F2"/>
            <w:vAlign w:val="center"/>
          </w:tcPr>
          <w:p w14:paraId="5F750BFE" w14:textId="77777777" w:rsidR="00602FA8" w:rsidRDefault="008B6628">
            <w:pPr>
              <w:spacing w:after="0" w:line="259" w:lineRule="auto"/>
              <w:jc w:val="center"/>
              <w:rPr>
                <w:sz w:val="18"/>
                <w:szCs w:val="18"/>
              </w:rPr>
            </w:pPr>
            <w:r>
              <w:rPr>
                <w:rFonts w:eastAsia="Calibri" w:cs="Arial"/>
                <w:b/>
                <w:bCs/>
                <w:sz w:val="18"/>
                <w:szCs w:val="18"/>
                <w:lang w:val="en-US"/>
              </w:rPr>
              <w:t xml:space="preserve">Tipo de </w:t>
            </w:r>
            <w:proofErr w:type="spellStart"/>
            <w:r>
              <w:rPr>
                <w:rFonts w:eastAsia="Calibri" w:cs="Arial"/>
                <w:b/>
                <w:bCs/>
                <w:sz w:val="18"/>
                <w:szCs w:val="18"/>
                <w:lang w:val="en-US"/>
              </w:rPr>
              <w:t>reunião</w:t>
            </w:r>
            <w:proofErr w:type="spellEnd"/>
          </w:p>
        </w:tc>
        <w:tc>
          <w:tcPr>
            <w:tcW w:w="550" w:type="pct"/>
            <w:shd w:val="clear" w:color="auto" w:fill="F2F2F2" w:themeFill="background1" w:themeFillShade="F2"/>
            <w:vAlign w:val="center"/>
          </w:tcPr>
          <w:p w14:paraId="5F750BFF" w14:textId="77777777" w:rsidR="00602FA8" w:rsidRDefault="008B6628">
            <w:pPr>
              <w:spacing w:after="0"/>
              <w:jc w:val="center"/>
              <w:rPr>
                <w:rFonts w:eastAsia="Calibri" w:cs="Arial"/>
                <w:b/>
                <w:bCs/>
                <w:sz w:val="18"/>
                <w:szCs w:val="18"/>
                <w:lang w:val="en-US"/>
              </w:rPr>
            </w:pPr>
            <w:proofErr w:type="spellStart"/>
            <w:r>
              <w:rPr>
                <w:rFonts w:eastAsia="Calibri" w:cs="Arial"/>
                <w:b/>
                <w:bCs/>
                <w:sz w:val="18"/>
                <w:szCs w:val="18"/>
                <w:lang w:val="en-US"/>
              </w:rPr>
              <w:t>Periodi-cidade</w:t>
            </w:r>
            <w:proofErr w:type="spellEnd"/>
          </w:p>
        </w:tc>
        <w:tc>
          <w:tcPr>
            <w:tcW w:w="2080" w:type="pct"/>
            <w:shd w:val="clear" w:color="auto" w:fill="F2F2F2" w:themeFill="background1" w:themeFillShade="F2"/>
            <w:vAlign w:val="center"/>
          </w:tcPr>
          <w:p w14:paraId="5F750C00" w14:textId="77777777" w:rsidR="00602FA8" w:rsidRDefault="008B6628">
            <w:pPr>
              <w:spacing w:after="0"/>
              <w:jc w:val="center"/>
              <w:rPr>
                <w:rFonts w:eastAsia="Calibri" w:cs="Arial"/>
                <w:b/>
                <w:bCs/>
                <w:sz w:val="18"/>
                <w:szCs w:val="18"/>
                <w:lang w:val="en-US"/>
              </w:rPr>
            </w:pPr>
            <w:proofErr w:type="spellStart"/>
            <w:r>
              <w:rPr>
                <w:rFonts w:eastAsia="Calibri" w:cs="Arial"/>
                <w:b/>
                <w:bCs/>
                <w:sz w:val="18"/>
                <w:szCs w:val="18"/>
                <w:lang w:val="en-US"/>
              </w:rPr>
              <w:t>Presenças</w:t>
            </w:r>
            <w:proofErr w:type="spellEnd"/>
            <w:r>
              <w:rPr>
                <w:rFonts w:eastAsia="Calibri" w:cs="Arial"/>
                <w:b/>
                <w:bCs/>
                <w:sz w:val="18"/>
                <w:szCs w:val="18"/>
                <w:lang w:val="en-US"/>
              </w:rPr>
              <w:t xml:space="preserve"> </w:t>
            </w:r>
            <w:proofErr w:type="spellStart"/>
            <w:r>
              <w:rPr>
                <w:rFonts w:eastAsia="Calibri" w:cs="Arial"/>
                <w:b/>
                <w:bCs/>
                <w:sz w:val="18"/>
                <w:szCs w:val="18"/>
                <w:lang w:val="en-US"/>
              </w:rPr>
              <w:t>previstas</w:t>
            </w:r>
            <w:proofErr w:type="spellEnd"/>
          </w:p>
        </w:tc>
        <w:tc>
          <w:tcPr>
            <w:tcW w:w="884" w:type="pct"/>
            <w:shd w:val="clear" w:color="auto" w:fill="F2F2F2" w:themeFill="background1" w:themeFillShade="F2"/>
            <w:vAlign w:val="center"/>
          </w:tcPr>
          <w:p w14:paraId="5F750C01" w14:textId="77777777" w:rsidR="00602FA8" w:rsidRDefault="008B6628">
            <w:pPr>
              <w:spacing w:after="0"/>
              <w:jc w:val="center"/>
              <w:rPr>
                <w:rFonts w:eastAsia="Calibri" w:cs="Arial"/>
                <w:b/>
                <w:bCs/>
                <w:sz w:val="18"/>
                <w:szCs w:val="18"/>
                <w:lang w:val="en-US"/>
              </w:rPr>
            </w:pPr>
            <w:proofErr w:type="spellStart"/>
            <w:r>
              <w:rPr>
                <w:rFonts w:eastAsia="Calibri" w:cs="Arial"/>
                <w:b/>
                <w:bCs/>
                <w:sz w:val="18"/>
                <w:szCs w:val="18"/>
                <w:lang w:val="en-US"/>
              </w:rPr>
              <w:t>Responsáveis</w:t>
            </w:r>
            <w:proofErr w:type="spellEnd"/>
            <w:r>
              <w:rPr>
                <w:rFonts w:eastAsia="Calibri" w:cs="Arial"/>
                <w:b/>
                <w:bCs/>
                <w:sz w:val="18"/>
                <w:szCs w:val="18"/>
                <w:lang w:val="en-US"/>
              </w:rPr>
              <w:t xml:space="preserve"> pela </w:t>
            </w:r>
            <w:proofErr w:type="spellStart"/>
            <w:r>
              <w:rPr>
                <w:rFonts w:eastAsia="Calibri" w:cs="Arial"/>
                <w:b/>
                <w:bCs/>
                <w:sz w:val="18"/>
                <w:szCs w:val="18"/>
                <w:lang w:val="en-US"/>
              </w:rPr>
              <w:t>preparação</w:t>
            </w:r>
            <w:proofErr w:type="spellEnd"/>
          </w:p>
        </w:tc>
        <w:tc>
          <w:tcPr>
            <w:tcW w:w="697" w:type="pct"/>
            <w:shd w:val="clear" w:color="auto" w:fill="F2F2F2" w:themeFill="background1" w:themeFillShade="F2"/>
            <w:vAlign w:val="center"/>
          </w:tcPr>
          <w:p w14:paraId="5F750C02" w14:textId="77777777" w:rsidR="00602FA8" w:rsidRDefault="008B6628">
            <w:pPr>
              <w:spacing w:after="0" w:line="259" w:lineRule="auto"/>
              <w:jc w:val="center"/>
              <w:rPr>
                <w:rFonts w:eastAsia="Calibri" w:cs="Arial"/>
                <w:b/>
                <w:bCs/>
                <w:sz w:val="18"/>
                <w:szCs w:val="18"/>
                <w:lang w:val="en-US"/>
              </w:rPr>
            </w:pPr>
            <w:proofErr w:type="spellStart"/>
            <w:r>
              <w:rPr>
                <w:rFonts w:eastAsia="Calibri" w:cs="Arial"/>
                <w:b/>
                <w:bCs/>
                <w:sz w:val="18"/>
                <w:szCs w:val="18"/>
                <w:lang w:val="en-US"/>
              </w:rPr>
              <w:t>Prazo</w:t>
            </w:r>
            <w:proofErr w:type="spellEnd"/>
            <w:r>
              <w:rPr>
                <w:rFonts w:eastAsia="Calibri" w:cs="Arial"/>
                <w:b/>
                <w:bCs/>
                <w:sz w:val="18"/>
                <w:szCs w:val="18"/>
                <w:lang w:val="en-US"/>
              </w:rPr>
              <w:t xml:space="preserve"> </w:t>
            </w:r>
            <w:proofErr w:type="spellStart"/>
            <w:r>
              <w:rPr>
                <w:rFonts w:eastAsia="Calibri" w:cs="Arial"/>
                <w:b/>
                <w:bCs/>
                <w:sz w:val="18"/>
                <w:szCs w:val="18"/>
                <w:lang w:val="en-US"/>
              </w:rPr>
              <w:t>limite</w:t>
            </w:r>
            <w:proofErr w:type="spellEnd"/>
            <w:r>
              <w:rPr>
                <w:rFonts w:eastAsia="Calibri" w:cs="Arial"/>
                <w:b/>
                <w:bCs/>
                <w:sz w:val="18"/>
                <w:szCs w:val="18"/>
                <w:lang w:val="en-US"/>
              </w:rPr>
              <w:t xml:space="preserve"> de </w:t>
            </w:r>
            <w:proofErr w:type="spellStart"/>
            <w:r>
              <w:rPr>
                <w:rFonts w:eastAsia="Calibri" w:cs="Arial"/>
                <w:b/>
                <w:bCs/>
                <w:sz w:val="18"/>
                <w:szCs w:val="18"/>
                <w:lang w:val="en-US"/>
              </w:rPr>
              <w:t>validação</w:t>
            </w:r>
            <w:proofErr w:type="spellEnd"/>
          </w:p>
        </w:tc>
      </w:tr>
      <w:tr w:rsidR="00602FA8" w14:paraId="5F750C0A" w14:textId="77777777" w:rsidTr="31A65990">
        <w:tc>
          <w:tcPr>
            <w:tcW w:w="789" w:type="pct"/>
            <w:vAlign w:val="center"/>
          </w:tcPr>
          <w:p w14:paraId="5F750C04" w14:textId="77777777" w:rsidR="00602FA8" w:rsidRDefault="008B6628">
            <w:pPr>
              <w:spacing w:after="0"/>
              <w:rPr>
                <w:rFonts w:eastAsia="Calibri" w:cs="Arial"/>
                <w:b/>
                <w:sz w:val="18"/>
                <w:szCs w:val="18"/>
                <w:lang w:val="en-US"/>
              </w:rPr>
            </w:pPr>
            <w:proofErr w:type="spellStart"/>
            <w:r>
              <w:rPr>
                <w:rFonts w:eastAsia="Calibri" w:cs="Arial"/>
                <w:b/>
                <w:sz w:val="18"/>
                <w:szCs w:val="18"/>
                <w:lang w:val="en-US"/>
              </w:rPr>
              <w:t>Reunião</w:t>
            </w:r>
            <w:proofErr w:type="spellEnd"/>
            <w:r>
              <w:rPr>
                <w:rFonts w:eastAsia="Calibri" w:cs="Arial"/>
                <w:b/>
                <w:sz w:val="18"/>
                <w:szCs w:val="18"/>
                <w:lang w:val="en-US"/>
              </w:rPr>
              <w:t xml:space="preserve"> de Kick-Off</w:t>
            </w:r>
          </w:p>
        </w:tc>
        <w:tc>
          <w:tcPr>
            <w:tcW w:w="550" w:type="pct"/>
            <w:vAlign w:val="center"/>
          </w:tcPr>
          <w:p w14:paraId="5F750C05" w14:textId="77777777" w:rsidR="00602FA8" w:rsidRDefault="008B6628">
            <w:pPr>
              <w:spacing w:after="0" w:line="259" w:lineRule="auto"/>
              <w:jc w:val="center"/>
              <w:rPr>
                <w:sz w:val="18"/>
                <w:szCs w:val="18"/>
              </w:rPr>
            </w:pPr>
            <w:proofErr w:type="spellStart"/>
            <w:r>
              <w:rPr>
                <w:rFonts w:eastAsia="Calibri" w:cs="Arial"/>
                <w:sz w:val="18"/>
                <w:szCs w:val="18"/>
                <w:lang w:val="en-US"/>
              </w:rPr>
              <w:t>Única</w:t>
            </w:r>
            <w:proofErr w:type="spellEnd"/>
          </w:p>
        </w:tc>
        <w:tc>
          <w:tcPr>
            <w:tcW w:w="2080" w:type="pct"/>
            <w:vAlign w:val="center"/>
          </w:tcPr>
          <w:p w14:paraId="5F750C06" w14:textId="77777777" w:rsidR="00602FA8" w:rsidRDefault="008B6628">
            <w:pPr>
              <w:spacing w:after="0"/>
              <w:rPr>
                <w:rFonts w:eastAsia="Calibri" w:cs="Arial"/>
                <w:sz w:val="18"/>
                <w:szCs w:val="18"/>
                <w:lang w:val="pt-PT"/>
              </w:rPr>
            </w:pPr>
            <w:r>
              <w:rPr>
                <w:rFonts w:eastAsia="Calibri" w:cs="Arial"/>
                <w:b/>
                <w:sz w:val="18"/>
                <w:szCs w:val="18"/>
                <w:lang w:val="pt-PT"/>
              </w:rPr>
              <w:t>DTx</w:t>
            </w:r>
            <w:r>
              <w:rPr>
                <w:rFonts w:eastAsia="Calibri" w:cs="Arial"/>
                <w:sz w:val="18"/>
                <w:szCs w:val="18"/>
                <w:lang w:val="pt-PT"/>
              </w:rPr>
              <w:t>: Equipa Técnica, PMO, Coordenador Técnico de Projeto e Diretor de Projeto</w:t>
            </w:r>
          </w:p>
          <w:p w14:paraId="5F750C07" w14:textId="47A8A864" w:rsidR="00602FA8" w:rsidRDefault="139FE359">
            <w:pPr>
              <w:spacing w:after="0"/>
              <w:rPr>
                <w:rFonts w:eastAsia="Calibri" w:cs="Arial"/>
                <w:sz w:val="18"/>
                <w:szCs w:val="18"/>
                <w:lang w:val="pt-PT"/>
              </w:rPr>
            </w:pPr>
            <w:proofErr w:type="spellStart"/>
            <w:r w:rsidRPr="31A65990">
              <w:rPr>
                <w:rFonts w:eastAsia="Segoe UI" w:cs="Segoe UI"/>
                <w:b/>
                <w:bCs/>
                <w:sz w:val="18"/>
                <w:szCs w:val="18"/>
                <w:lang w:val="pt-PT"/>
              </w:rPr>
              <w:t>INCM</w:t>
            </w:r>
            <w:proofErr w:type="spellEnd"/>
            <w:r w:rsidR="008B6628" w:rsidRPr="31A65990">
              <w:rPr>
                <w:rFonts w:eastAsia="Segoe UI" w:cs="Segoe UI"/>
                <w:sz w:val="18"/>
                <w:szCs w:val="18"/>
                <w:lang w:val="pt-PT"/>
              </w:rPr>
              <w:t>: Equipa Técnica</w:t>
            </w:r>
            <w:r w:rsidR="008B6628" w:rsidRPr="31A65990">
              <w:rPr>
                <w:rFonts w:eastAsia="Calibri" w:cs="Arial"/>
                <w:sz w:val="18"/>
                <w:szCs w:val="18"/>
                <w:lang w:val="pt-PT"/>
              </w:rPr>
              <w:t>, PMO, Coordenador Técnico de Projeto e Diretor de Projeto</w:t>
            </w:r>
          </w:p>
        </w:tc>
        <w:tc>
          <w:tcPr>
            <w:tcW w:w="884" w:type="pct"/>
            <w:vAlign w:val="center"/>
          </w:tcPr>
          <w:p w14:paraId="5F750C08" w14:textId="77777777" w:rsidR="00602FA8" w:rsidRDefault="008B6628">
            <w:pPr>
              <w:spacing w:after="0"/>
              <w:rPr>
                <w:rFonts w:eastAsia="Calibri" w:cs="Arial"/>
                <w:sz w:val="18"/>
                <w:szCs w:val="18"/>
                <w:lang w:val="pt-PT"/>
              </w:rPr>
            </w:pPr>
            <w:r>
              <w:rPr>
                <w:rFonts w:eastAsia="Calibri" w:cs="Arial"/>
                <w:b/>
                <w:sz w:val="18"/>
                <w:szCs w:val="18"/>
                <w:lang w:val="pt-PT"/>
              </w:rPr>
              <w:t>DTx</w:t>
            </w:r>
            <w:r>
              <w:rPr>
                <w:rFonts w:eastAsia="Calibri" w:cs="Arial"/>
                <w:sz w:val="18"/>
                <w:szCs w:val="18"/>
                <w:lang w:val="pt-PT"/>
              </w:rPr>
              <w:t>: PMO e Coordenador Técnico de Projeto</w:t>
            </w:r>
          </w:p>
        </w:tc>
        <w:tc>
          <w:tcPr>
            <w:tcW w:w="697" w:type="pct"/>
            <w:vAlign w:val="center"/>
          </w:tcPr>
          <w:p w14:paraId="5F750C09" w14:textId="77777777" w:rsidR="00602FA8" w:rsidRDefault="008B6628">
            <w:pPr>
              <w:spacing w:after="0"/>
              <w:jc w:val="center"/>
              <w:rPr>
                <w:rFonts w:eastAsia="Calibri" w:cs="Arial"/>
                <w:sz w:val="18"/>
                <w:szCs w:val="18"/>
                <w:lang w:val="en-US"/>
              </w:rPr>
            </w:pPr>
            <w:r>
              <w:rPr>
                <w:rFonts w:eastAsia="Calibri" w:cs="Arial"/>
                <w:sz w:val="18"/>
                <w:szCs w:val="18"/>
                <w:lang w:val="en-US"/>
              </w:rPr>
              <w:t xml:space="preserve">1 </w:t>
            </w:r>
            <w:proofErr w:type="spellStart"/>
            <w:r>
              <w:rPr>
                <w:rFonts w:eastAsia="Calibri" w:cs="Arial"/>
                <w:sz w:val="18"/>
                <w:szCs w:val="18"/>
                <w:lang w:val="en-US"/>
              </w:rPr>
              <w:t>semana</w:t>
            </w:r>
            <w:proofErr w:type="spellEnd"/>
          </w:p>
        </w:tc>
      </w:tr>
      <w:tr w:rsidR="00602FA8" w14:paraId="5F750C10" w14:textId="77777777" w:rsidTr="31A65990">
        <w:tc>
          <w:tcPr>
            <w:tcW w:w="789" w:type="pct"/>
            <w:vAlign w:val="center"/>
          </w:tcPr>
          <w:p w14:paraId="5F750C0B" w14:textId="110E7C8B" w:rsidR="00602FA8" w:rsidRDefault="008B6628" w:rsidP="31A65990">
            <w:pPr>
              <w:spacing w:after="0"/>
              <w:rPr>
                <w:rFonts w:eastAsia="Calibri" w:cs="Arial"/>
                <w:b/>
                <w:bCs/>
                <w:sz w:val="18"/>
                <w:szCs w:val="18"/>
                <w:lang w:val="pt-PT"/>
              </w:rPr>
            </w:pPr>
            <w:r w:rsidRPr="31A65990">
              <w:rPr>
                <w:rFonts w:eastAsia="Calibri" w:cs="Arial"/>
                <w:b/>
                <w:bCs/>
                <w:sz w:val="18"/>
                <w:szCs w:val="18"/>
                <w:lang w:val="pt-PT"/>
              </w:rPr>
              <w:t xml:space="preserve">Reunião Técnica do Projeto </w:t>
            </w:r>
          </w:p>
        </w:tc>
        <w:tc>
          <w:tcPr>
            <w:tcW w:w="550" w:type="pct"/>
            <w:vAlign w:val="center"/>
          </w:tcPr>
          <w:p w14:paraId="5F750C0C" w14:textId="77777777" w:rsidR="00602FA8" w:rsidRDefault="008B6628">
            <w:pPr>
              <w:spacing w:after="0" w:line="259" w:lineRule="auto"/>
              <w:jc w:val="center"/>
              <w:rPr>
                <w:sz w:val="18"/>
                <w:szCs w:val="18"/>
              </w:rPr>
            </w:pPr>
            <w:proofErr w:type="spellStart"/>
            <w:r>
              <w:rPr>
                <w:rFonts w:eastAsia="Calibri" w:cs="Arial"/>
                <w:sz w:val="18"/>
                <w:szCs w:val="18"/>
                <w:lang w:val="en-US"/>
              </w:rPr>
              <w:t>Quinzenal</w:t>
            </w:r>
            <w:proofErr w:type="spellEnd"/>
          </w:p>
        </w:tc>
        <w:tc>
          <w:tcPr>
            <w:tcW w:w="2080" w:type="pct"/>
            <w:vAlign w:val="center"/>
          </w:tcPr>
          <w:p w14:paraId="5F750C0D" w14:textId="77777777" w:rsidR="00602FA8" w:rsidRDefault="008B6628">
            <w:pPr>
              <w:spacing w:after="0"/>
              <w:rPr>
                <w:rFonts w:eastAsia="Calibri" w:cs="Arial"/>
                <w:sz w:val="18"/>
                <w:szCs w:val="18"/>
                <w:lang w:val="pt-PT"/>
              </w:rPr>
            </w:pPr>
            <w:r>
              <w:rPr>
                <w:rFonts w:eastAsia="Calibri" w:cs="Arial"/>
                <w:b/>
                <w:sz w:val="18"/>
                <w:szCs w:val="18"/>
                <w:lang w:val="pt-PT"/>
              </w:rPr>
              <w:t>DTx</w:t>
            </w:r>
            <w:r>
              <w:rPr>
                <w:rFonts w:eastAsia="Calibri" w:cs="Arial"/>
                <w:sz w:val="18"/>
                <w:szCs w:val="18"/>
                <w:lang w:val="pt-PT"/>
              </w:rPr>
              <w:t>: Equipa Técnica e Coordenador Técnico de Projeto</w:t>
            </w:r>
          </w:p>
        </w:tc>
        <w:tc>
          <w:tcPr>
            <w:tcW w:w="884" w:type="pct"/>
            <w:vAlign w:val="center"/>
          </w:tcPr>
          <w:p w14:paraId="5F750C0E" w14:textId="77777777" w:rsidR="00602FA8" w:rsidRDefault="008B6628">
            <w:pPr>
              <w:spacing w:after="0"/>
              <w:rPr>
                <w:rFonts w:eastAsia="Calibri" w:cs="Arial"/>
                <w:sz w:val="18"/>
                <w:szCs w:val="18"/>
                <w:lang w:val="pt-PT"/>
              </w:rPr>
            </w:pPr>
            <w:r>
              <w:rPr>
                <w:rFonts w:eastAsia="Calibri" w:cs="Arial"/>
                <w:b/>
                <w:sz w:val="18"/>
                <w:szCs w:val="18"/>
                <w:lang w:val="pt-PT"/>
              </w:rPr>
              <w:t>DTx</w:t>
            </w:r>
            <w:r>
              <w:rPr>
                <w:rFonts w:eastAsia="Calibri" w:cs="Arial"/>
                <w:sz w:val="18"/>
                <w:szCs w:val="18"/>
                <w:lang w:val="pt-PT"/>
              </w:rPr>
              <w:t>: Coordenador Técnico de Projeto</w:t>
            </w:r>
          </w:p>
        </w:tc>
        <w:tc>
          <w:tcPr>
            <w:tcW w:w="697" w:type="pct"/>
            <w:vAlign w:val="center"/>
          </w:tcPr>
          <w:p w14:paraId="5F750C0F" w14:textId="77777777" w:rsidR="00602FA8" w:rsidRDefault="008B6628">
            <w:pPr>
              <w:spacing w:after="0"/>
              <w:jc w:val="center"/>
              <w:rPr>
                <w:rFonts w:eastAsia="Calibri" w:cs="Arial"/>
                <w:sz w:val="18"/>
                <w:szCs w:val="18"/>
                <w:lang w:val="en-US"/>
              </w:rPr>
            </w:pPr>
            <w:r>
              <w:rPr>
                <w:rFonts w:eastAsia="Calibri" w:cs="Arial"/>
                <w:sz w:val="18"/>
                <w:szCs w:val="18"/>
                <w:lang w:val="en-US"/>
              </w:rPr>
              <w:t>n/a</w:t>
            </w:r>
          </w:p>
        </w:tc>
      </w:tr>
      <w:tr w:rsidR="00602FA8" w14:paraId="5F750C17" w14:textId="77777777" w:rsidTr="31A65990">
        <w:tc>
          <w:tcPr>
            <w:tcW w:w="789" w:type="pct"/>
            <w:vAlign w:val="center"/>
          </w:tcPr>
          <w:p w14:paraId="5F750C11" w14:textId="77777777" w:rsidR="00602FA8" w:rsidRDefault="008B6628">
            <w:pPr>
              <w:spacing w:after="0"/>
              <w:rPr>
                <w:rFonts w:eastAsia="Calibri" w:cs="Arial"/>
                <w:b/>
                <w:sz w:val="18"/>
                <w:szCs w:val="18"/>
                <w:lang w:val="en-US"/>
              </w:rPr>
            </w:pPr>
            <w:proofErr w:type="spellStart"/>
            <w:r>
              <w:rPr>
                <w:rFonts w:eastAsia="Calibri" w:cs="Arial"/>
                <w:b/>
                <w:sz w:val="18"/>
                <w:szCs w:val="18"/>
                <w:lang w:val="en-US"/>
              </w:rPr>
              <w:t>Reunião</w:t>
            </w:r>
            <w:proofErr w:type="spellEnd"/>
            <w:r>
              <w:rPr>
                <w:rFonts w:eastAsia="Calibri" w:cs="Arial"/>
                <w:b/>
                <w:sz w:val="18"/>
                <w:szCs w:val="18"/>
                <w:lang w:val="en-US"/>
              </w:rPr>
              <w:t xml:space="preserve"> Project Status </w:t>
            </w:r>
          </w:p>
        </w:tc>
        <w:tc>
          <w:tcPr>
            <w:tcW w:w="550" w:type="pct"/>
            <w:vAlign w:val="center"/>
          </w:tcPr>
          <w:p w14:paraId="5F750C12" w14:textId="77777777" w:rsidR="00602FA8" w:rsidRDefault="008B6628">
            <w:pPr>
              <w:spacing w:after="0" w:line="259" w:lineRule="auto"/>
              <w:jc w:val="center"/>
              <w:rPr>
                <w:sz w:val="18"/>
                <w:szCs w:val="18"/>
              </w:rPr>
            </w:pPr>
            <w:r>
              <w:rPr>
                <w:rFonts w:eastAsia="Calibri" w:cs="Arial"/>
                <w:sz w:val="18"/>
                <w:szCs w:val="18"/>
                <w:lang w:val="en-US"/>
              </w:rPr>
              <w:t>Mensal</w:t>
            </w:r>
          </w:p>
        </w:tc>
        <w:tc>
          <w:tcPr>
            <w:tcW w:w="2080" w:type="pct"/>
            <w:vAlign w:val="center"/>
          </w:tcPr>
          <w:p w14:paraId="5F750C13" w14:textId="77777777" w:rsidR="00602FA8" w:rsidRDefault="008B6628">
            <w:pPr>
              <w:spacing w:after="0"/>
              <w:rPr>
                <w:rFonts w:eastAsia="Calibri" w:cs="Arial"/>
                <w:sz w:val="18"/>
                <w:szCs w:val="18"/>
                <w:lang w:val="pt-PT"/>
              </w:rPr>
            </w:pPr>
            <w:r>
              <w:rPr>
                <w:rFonts w:eastAsia="Calibri" w:cs="Arial"/>
                <w:b/>
                <w:sz w:val="18"/>
                <w:szCs w:val="18"/>
                <w:lang w:val="pt-PT"/>
              </w:rPr>
              <w:t>DTx</w:t>
            </w:r>
            <w:r>
              <w:rPr>
                <w:rFonts w:eastAsia="Calibri" w:cs="Arial"/>
                <w:sz w:val="18"/>
                <w:szCs w:val="18"/>
                <w:lang w:val="pt-PT"/>
              </w:rPr>
              <w:t>: PMO, Coordenador Técnico de Projeto</w:t>
            </w:r>
          </w:p>
          <w:p w14:paraId="5F750C14" w14:textId="24DE9562" w:rsidR="00602FA8" w:rsidRDefault="139FE359">
            <w:pPr>
              <w:spacing w:after="0"/>
              <w:rPr>
                <w:rFonts w:eastAsia="Calibri" w:cs="Arial"/>
                <w:sz w:val="18"/>
                <w:szCs w:val="18"/>
                <w:lang w:val="pt-PT"/>
              </w:rPr>
            </w:pPr>
            <w:proofErr w:type="spellStart"/>
            <w:r w:rsidRPr="31A65990">
              <w:rPr>
                <w:rFonts w:eastAsia="Segoe UI" w:cs="Segoe UI"/>
                <w:b/>
                <w:bCs/>
                <w:sz w:val="18"/>
                <w:szCs w:val="18"/>
                <w:lang w:val="pt-PT"/>
              </w:rPr>
              <w:t>INCM</w:t>
            </w:r>
            <w:proofErr w:type="spellEnd"/>
            <w:r w:rsidRPr="31A65990">
              <w:rPr>
                <w:rFonts w:eastAsia="Segoe UI" w:cs="Segoe UI"/>
                <w:sz w:val="18"/>
                <w:szCs w:val="18"/>
                <w:lang w:val="pt-PT"/>
              </w:rPr>
              <w:t xml:space="preserve">: </w:t>
            </w:r>
            <w:r w:rsidR="008B6628" w:rsidRPr="31A65990">
              <w:rPr>
                <w:rFonts w:eastAsia="Segoe UI" w:cs="Segoe UI"/>
                <w:sz w:val="18"/>
                <w:szCs w:val="18"/>
                <w:lang w:val="pt-PT"/>
              </w:rPr>
              <w:t>PMO</w:t>
            </w:r>
            <w:r w:rsidR="008B6628" w:rsidRPr="31A65990">
              <w:rPr>
                <w:rFonts w:eastAsia="Calibri" w:cs="Arial"/>
                <w:sz w:val="18"/>
                <w:szCs w:val="18"/>
                <w:lang w:val="pt-PT"/>
              </w:rPr>
              <w:t>, Coordenador Técnico de Projeto</w:t>
            </w:r>
          </w:p>
        </w:tc>
        <w:tc>
          <w:tcPr>
            <w:tcW w:w="884" w:type="pct"/>
            <w:vAlign w:val="center"/>
          </w:tcPr>
          <w:p w14:paraId="5F750C15" w14:textId="77777777" w:rsidR="00602FA8" w:rsidRDefault="008B6628">
            <w:pPr>
              <w:spacing w:after="0"/>
              <w:rPr>
                <w:rFonts w:eastAsia="Calibri" w:cs="Arial"/>
                <w:sz w:val="18"/>
                <w:szCs w:val="18"/>
                <w:lang w:val="pt-PT"/>
              </w:rPr>
            </w:pPr>
            <w:r>
              <w:rPr>
                <w:rFonts w:eastAsia="Calibri" w:cs="Arial"/>
                <w:b/>
                <w:sz w:val="18"/>
                <w:szCs w:val="18"/>
                <w:lang w:val="pt-PT"/>
              </w:rPr>
              <w:t>DTx</w:t>
            </w:r>
            <w:r>
              <w:rPr>
                <w:rFonts w:eastAsia="Calibri" w:cs="Arial"/>
                <w:sz w:val="18"/>
                <w:szCs w:val="18"/>
                <w:lang w:val="pt-PT"/>
              </w:rPr>
              <w:t>: PMO e Coordenador Técnico de Projeto</w:t>
            </w:r>
          </w:p>
        </w:tc>
        <w:tc>
          <w:tcPr>
            <w:tcW w:w="697" w:type="pct"/>
            <w:vAlign w:val="center"/>
          </w:tcPr>
          <w:p w14:paraId="5F750C16" w14:textId="77777777" w:rsidR="00602FA8" w:rsidRDefault="008B6628">
            <w:pPr>
              <w:spacing w:after="0"/>
              <w:jc w:val="center"/>
              <w:rPr>
                <w:rFonts w:eastAsia="Calibri" w:cs="Arial"/>
                <w:sz w:val="18"/>
                <w:szCs w:val="18"/>
                <w:lang w:val="en-US"/>
              </w:rPr>
            </w:pPr>
            <w:r>
              <w:rPr>
                <w:rFonts w:eastAsia="Calibri" w:cs="Arial"/>
                <w:sz w:val="18"/>
                <w:szCs w:val="18"/>
                <w:lang w:val="en-US"/>
              </w:rPr>
              <w:t xml:space="preserve">1 </w:t>
            </w:r>
            <w:proofErr w:type="spellStart"/>
            <w:r>
              <w:rPr>
                <w:rFonts w:eastAsia="Calibri" w:cs="Arial"/>
                <w:sz w:val="18"/>
                <w:szCs w:val="18"/>
                <w:lang w:val="en-US"/>
              </w:rPr>
              <w:t>semana</w:t>
            </w:r>
            <w:proofErr w:type="spellEnd"/>
          </w:p>
        </w:tc>
      </w:tr>
      <w:tr w:rsidR="00602FA8" w14:paraId="5F750C1E" w14:textId="77777777" w:rsidTr="31A65990">
        <w:tc>
          <w:tcPr>
            <w:tcW w:w="789" w:type="pct"/>
            <w:vAlign w:val="center"/>
          </w:tcPr>
          <w:p w14:paraId="5F750C18" w14:textId="77777777" w:rsidR="00602FA8" w:rsidRDefault="008B6628">
            <w:pPr>
              <w:spacing w:after="0"/>
              <w:rPr>
                <w:rFonts w:eastAsia="Calibri" w:cs="Arial"/>
                <w:b/>
                <w:sz w:val="18"/>
                <w:szCs w:val="18"/>
                <w:lang w:val="en-US"/>
              </w:rPr>
            </w:pPr>
            <w:proofErr w:type="spellStart"/>
            <w:r>
              <w:rPr>
                <w:rFonts w:eastAsia="Calibri" w:cs="Arial"/>
                <w:b/>
                <w:sz w:val="18"/>
                <w:szCs w:val="18"/>
                <w:lang w:val="en-US"/>
              </w:rPr>
              <w:t>Reunião</w:t>
            </w:r>
            <w:proofErr w:type="spellEnd"/>
            <w:r>
              <w:rPr>
                <w:rFonts w:eastAsia="Calibri" w:cs="Arial"/>
                <w:b/>
                <w:sz w:val="18"/>
                <w:szCs w:val="18"/>
                <w:lang w:val="en-US"/>
              </w:rPr>
              <w:t xml:space="preserve"> de </w:t>
            </w:r>
            <w:proofErr w:type="spellStart"/>
            <w:r>
              <w:rPr>
                <w:rFonts w:eastAsia="Calibri" w:cs="Arial"/>
                <w:b/>
                <w:sz w:val="18"/>
                <w:szCs w:val="18"/>
                <w:lang w:val="en-US"/>
              </w:rPr>
              <w:t>Fecho</w:t>
            </w:r>
            <w:proofErr w:type="spellEnd"/>
          </w:p>
        </w:tc>
        <w:tc>
          <w:tcPr>
            <w:tcW w:w="550" w:type="pct"/>
            <w:vAlign w:val="center"/>
          </w:tcPr>
          <w:p w14:paraId="5F750C19" w14:textId="77777777" w:rsidR="00602FA8" w:rsidRDefault="008B6628">
            <w:pPr>
              <w:spacing w:after="0" w:line="259" w:lineRule="auto"/>
              <w:jc w:val="center"/>
              <w:rPr>
                <w:sz w:val="18"/>
                <w:szCs w:val="18"/>
              </w:rPr>
            </w:pPr>
            <w:proofErr w:type="spellStart"/>
            <w:r>
              <w:rPr>
                <w:rFonts w:eastAsia="Calibri" w:cs="Arial"/>
                <w:sz w:val="18"/>
                <w:szCs w:val="18"/>
                <w:lang w:val="en-US"/>
              </w:rPr>
              <w:t>Única</w:t>
            </w:r>
            <w:proofErr w:type="spellEnd"/>
          </w:p>
        </w:tc>
        <w:tc>
          <w:tcPr>
            <w:tcW w:w="2080" w:type="pct"/>
            <w:vAlign w:val="center"/>
          </w:tcPr>
          <w:p w14:paraId="5F750C1A" w14:textId="77777777" w:rsidR="00602FA8" w:rsidRDefault="008B6628">
            <w:pPr>
              <w:spacing w:after="0"/>
              <w:rPr>
                <w:rFonts w:eastAsia="Calibri" w:cs="Arial"/>
                <w:sz w:val="18"/>
                <w:szCs w:val="18"/>
                <w:lang w:val="pt-PT"/>
              </w:rPr>
            </w:pPr>
            <w:r>
              <w:rPr>
                <w:rFonts w:eastAsia="Calibri" w:cs="Arial"/>
                <w:b/>
                <w:sz w:val="18"/>
                <w:szCs w:val="18"/>
                <w:lang w:val="pt-PT"/>
              </w:rPr>
              <w:t>DTx</w:t>
            </w:r>
            <w:r>
              <w:rPr>
                <w:rFonts w:eastAsia="Calibri" w:cs="Arial"/>
                <w:sz w:val="18"/>
                <w:szCs w:val="18"/>
                <w:lang w:val="pt-PT"/>
              </w:rPr>
              <w:t>: Equipa Técnica, PMO, Coordenador Técnico de Projeto e Diretor de Projeto</w:t>
            </w:r>
          </w:p>
          <w:p w14:paraId="5F750C1B" w14:textId="65C1477C" w:rsidR="00602FA8" w:rsidRDefault="139FE359">
            <w:pPr>
              <w:spacing w:after="0"/>
              <w:rPr>
                <w:rFonts w:eastAsia="Calibri" w:cs="Arial"/>
                <w:sz w:val="18"/>
                <w:szCs w:val="18"/>
                <w:lang w:val="pt-PT"/>
              </w:rPr>
            </w:pPr>
            <w:proofErr w:type="spellStart"/>
            <w:r w:rsidRPr="31A65990">
              <w:rPr>
                <w:rFonts w:eastAsia="Segoe UI" w:cs="Segoe UI"/>
                <w:b/>
                <w:bCs/>
                <w:sz w:val="18"/>
                <w:szCs w:val="18"/>
                <w:lang w:val="pt-PT"/>
              </w:rPr>
              <w:t>INCM</w:t>
            </w:r>
            <w:proofErr w:type="spellEnd"/>
            <w:r w:rsidRPr="31A65990">
              <w:rPr>
                <w:rFonts w:eastAsia="Segoe UI" w:cs="Segoe UI"/>
                <w:sz w:val="18"/>
                <w:szCs w:val="18"/>
                <w:lang w:val="pt-PT"/>
              </w:rPr>
              <w:t xml:space="preserve">: </w:t>
            </w:r>
            <w:r w:rsidR="008B6628" w:rsidRPr="31A65990">
              <w:rPr>
                <w:rFonts w:eastAsia="Segoe UI" w:cs="Segoe UI"/>
                <w:sz w:val="18"/>
                <w:szCs w:val="18"/>
                <w:lang w:val="pt-PT"/>
              </w:rPr>
              <w:t>Equipa Técnica</w:t>
            </w:r>
            <w:r w:rsidR="008B6628" w:rsidRPr="31A65990">
              <w:rPr>
                <w:rFonts w:eastAsia="Calibri" w:cs="Arial"/>
                <w:sz w:val="18"/>
                <w:szCs w:val="18"/>
                <w:lang w:val="pt-PT"/>
              </w:rPr>
              <w:t>, PMO, Coordenador Técnico de Projeto e Diretor de Projeto</w:t>
            </w:r>
          </w:p>
        </w:tc>
        <w:tc>
          <w:tcPr>
            <w:tcW w:w="884" w:type="pct"/>
            <w:vAlign w:val="center"/>
          </w:tcPr>
          <w:p w14:paraId="5F750C1C" w14:textId="77777777" w:rsidR="00602FA8" w:rsidRDefault="008B6628">
            <w:pPr>
              <w:spacing w:after="0"/>
              <w:rPr>
                <w:rFonts w:eastAsia="Calibri" w:cs="Arial"/>
                <w:sz w:val="18"/>
                <w:szCs w:val="18"/>
                <w:lang w:val="pt-PT"/>
              </w:rPr>
            </w:pPr>
            <w:r>
              <w:rPr>
                <w:rFonts w:eastAsia="Calibri" w:cs="Arial"/>
                <w:b/>
                <w:sz w:val="18"/>
                <w:szCs w:val="18"/>
                <w:lang w:val="pt-PT"/>
              </w:rPr>
              <w:t>DTx</w:t>
            </w:r>
            <w:r>
              <w:rPr>
                <w:rFonts w:eastAsia="Calibri" w:cs="Arial"/>
                <w:sz w:val="18"/>
                <w:szCs w:val="18"/>
                <w:lang w:val="pt-PT"/>
              </w:rPr>
              <w:t>: PMO e Coordenador Técnico de Projeto</w:t>
            </w:r>
          </w:p>
        </w:tc>
        <w:tc>
          <w:tcPr>
            <w:tcW w:w="697" w:type="pct"/>
            <w:vAlign w:val="center"/>
          </w:tcPr>
          <w:p w14:paraId="5F750C1D" w14:textId="77777777" w:rsidR="00602FA8" w:rsidRDefault="008B6628">
            <w:pPr>
              <w:spacing w:after="0"/>
              <w:jc w:val="center"/>
              <w:rPr>
                <w:rFonts w:eastAsia="Calibri" w:cs="Arial"/>
                <w:sz w:val="18"/>
                <w:szCs w:val="18"/>
                <w:lang w:val="en-US"/>
              </w:rPr>
            </w:pPr>
            <w:r>
              <w:rPr>
                <w:rFonts w:eastAsia="Calibri" w:cs="Arial"/>
                <w:sz w:val="18"/>
                <w:szCs w:val="18"/>
                <w:lang w:val="en-US"/>
              </w:rPr>
              <w:t xml:space="preserve">1 </w:t>
            </w:r>
            <w:proofErr w:type="spellStart"/>
            <w:r>
              <w:rPr>
                <w:rFonts w:eastAsia="Calibri" w:cs="Arial"/>
                <w:sz w:val="18"/>
                <w:szCs w:val="18"/>
                <w:lang w:val="en-US"/>
              </w:rPr>
              <w:t>semana</w:t>
            </w:r>
            <w:proofErr w:type="spellEnd"/>
          </w:p>
        </w:tc>
      </w:tr>
      <w:bookmarkEnd w:id="24"/>
    </w:tbl>
    <w:p w14:paraId="5F750C2C" w14:textId="77777777" w:rsidR="00602FA8" w:rsidRDefault="00602FA8" w:rsidP="31A65990">
      <w:pPr>
        <w:jc w:val="both"/>
        <w:rPr>
          <w:rFonts w:cs="Segoe UI"/>
          <w:sz w:val="18"/>
          <w:szCs w:val="18"/>
          <w:lang w:val="en-US"/>
        </w:rPr>
      </w:pPr>
    </w:p>
    <w:p w14:paraId="5F750C2D" w14:textId="77777777" w:rsidR="00602FA8" w:rsidRDefault="008B6628">
      <w:pPr>
        <w:pStyle w:val="Heading1"/>
        <w:numPr>
          <w:ilvl w:val="0"/>
          <w:numId w:val="3"/>
        </w:numPr>
        <w:ind w:left="426" w:hanging="426"/>
        <w:jc w:val="both"/>
        <w:rPr>
          <w:rFonts w:cs="Segoe UI"/>
          <w:color w:val="002060"/>
          <w:sz w:val="24"/>
          <w:lang w:val="en-US"/>
        </w:rPr>
      </w:pPr>
      <w:r>
        <w:rPr>
          <w:rFonts w:cs="Segoe UI"/>
          <w:color w:val="002060"/>
          <w:sz w:val="24"/>
          <w:lang w:val="pt-PT"/>
        </w:rPr>
        <w:t xml:space="preserve"> </w:t>
      </w:r>
      <w:proofErr w:type="spellStart"/>
      <w:r>
        <w:rPr>
          <w:rFonts w:cs="Segoe UI"/>
          <w:color w:val="002060"/>
          <w:sz w:val="24"/>
          <w:lang w:val="en-US"/>
        </w:rPr>
        <w:t>Observações</w:t>
      </w:r>
      <w:proofErr w:type="spellEnd"/>
      <w:r>
        <w:rPr>
          <w:rFonts w:cs="Segoe UI"/>
          <w:color w:val="002060"/>
          <w:sz w:val="24"/>
          <w:lang w:val="en-US"/>
        </w:rPr>
        <w:t xml:space="preserve"> </w:t>
      </w:r>
      <w:proofErr w:type="spellStart"/>
      <w:r>
        <w:rPr>
          <w:rFonts w:cs="Segoe UI"/>
          <w:color w:val="002060"/>
          <w:sz w:val="24"/>
          <w:lang w:val="en-US"/>
        </w:rPr>
        <w:t>Finais</w:t>
      </w:r>
      <w:proofErr w:type="spellEnd"/>
    </w:p>
    <w:p w14:paraId="5F750C2E" w14:textId="77777777" w:rsidR="00602FA8" w:rsidRDefault="008B6628">
      <w:pPr>
        <w:jc w:val="both"/>
        <w:rPr>
          <w:rFonts w:cs="Segoe UI"/>
          <w:sz w:val="20"/>
          <w:szCs w:val="20"/>
          <w:lang w:val="pt-PT"/>
        </w:rPr>
      </w:pPr>
      <w:r>
        <w:rPr>
          <w:rFonts w:cs="Segoe UI"/>
          <w:sz w:val="20"/>
          <w:szCs w:val="20"/>
          <w:lang w:val="pt-PT"/>
        </w:rPr>
        <w:t>Ambas as partes concordam em manter a confidencialidade sobre as informações técnicas, comerciais e estratégicas trocadas no contexto do Projeto.</w:t>
      </w:r>
    </w:p>
    <w:p w14:paraId="5F750C2F" w14:textId="77777777" w:rsidR="00602FA8" w:rsidRDefault="008B6628">
      <w:pPr>
        <w:jc w:val="both"/>
        <w:rPr>
          <w:rFonts w:cs="Segoe UI"/>
          <w:sz w:val="20"/>
          <w:szCs w:val="20"/>
          <w:lang w:val="pt-PT"/>
        </w:rPr>
      </w:pPr>
      <w:r>
        <w:rPr>
          <w:rFonts w:cs="Segoe UI"/>
          <w:sz w:val="20"/>
          <w:szCs w:val="20"/>
          <w:lang w:val="pt-PT"/>
        </w:rPr>
        <w:t>Eventuais disputas serão resolvidas por negociação entre as partes e, se necessário, por mediação ou arbitragem conforme legislação aplicável.</w:t>
      </w:r>
    </w:p>
    <w:p w14:paraId="5F750C30" w14:textId="77777777" w:rsidR="00602FA8" w:rsidRDefault="008B6628">
      <w:pPr>
        <w:jc w:val="both"/>
        <w:rPr>
          <w:rFonts w:cs="Segoe UI"/>
          <w:sz w:val="20"/>
          <w:szCs w:val="20"/>
          <w:lang w:val="pt-PT"/>
        </w:rPr>
      </w:pPr>
      <w:r>
        <w:rPr>
          <w:rFonts w:cs="Segoe UI"/>
          <w:sz w:val="20"/>
          <w:szCs w:val="20"/>
          <w:lang w:val="pt-PT"/>
        </w:rPr>
        <w:t xml:space="preserve">Espera-se que esta proposta de projeto cumpra o âmbito e todos os requisitos propostos pelos parceiros aqui envolvidos, e elucide claramente todos os aspetos relevantes para a realização do projeto. No entanto, esta proposta está aberta a alterações se houver acordo completo entre todos os parceiros.  </w:t>
      </w:r>
    </w:p>
    <w:p w14:paraId="5F750C31" w14:textId="77777777" w:rsidR="00602FA8" w:rsidRDefault="00602FA8">
      <w:pPr>
        <w:jc w:val="both"/>
        <w:rPr>
          <w:rFonts w:cs="Segoe UI"/>
          <w:sz w:val="20"/>
          <w:szCs w:val="20"/>
          <w:lang w:val="pt-PT"/>
        </w:rPr>
      </w:pPr>
    </w:p>
    <w:p w14:paraId="5F750C32" w14:textId="77777777" w:rsidR="00602FA8" w:rsidRDefault="008B6628" w:rsidP="31A65990">
      <w:pPr>
        <w:pStyle w:val="Heading1"/>
        <w:numPr>
          <w:ilvl w:val="0"/>
          <w:numId w:val="3"/>
        </w:numPr>
        <w:spacing w:before="240"/>
        <w:ind w:left="426" w:hanging="426"/>
        <w:jc w:val="both"/>
        <w:rPr>
          <w:rFonts w:cs="Segoe UI"/>
          <w:color w:val="002060"/>
          <w:sz w:val="24"/>
          <w:szCs w:val="24"/>
          <w:lang w:val="pt-PT"/>
        </w:rPr>
      </w:pPr>
      <w:r w:rsidRPr="31A65990">
        <w:rPr>
          <w:rFonts w:cs="Segoe UI"/>
          <w:color w:val="002060"/>
          <w:sz w:val="24"/>
          <w:szCs w:val="24"/>
          <w:lang w:val="pt-PT"/>
        </w:rPr>
        <w:t xml:space="preserve">Project Charter validado e aprovado por:  </w:t>
      </w:r>
    </w:p>
    <w:p w14:paraId="25832371" w14:textId="77777777" w:rsidR="00133E72" w:rsidRPr="00105690" w:rsidRDefault="00133E72" w:rsidP="31A65990">
      <w:pPr>
        <w:rPr>
          <w:lang w:val="pt-PT"/>
        </w:rPr>
      </w:pPr>
    </w:p>
    <w:tbl>
      <w:tblPr>
        <w:tblStyle w:val="TableGrid"/>
        <w:tblW w:w="4978"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97"/>
        <w:gridCol w:w="4906"/>
      </w:tblGrid>
      <w:tr w:rsidR="00602FA8" w:rsidRPr="00971448" w14:paraId="5F750C3D" w14:textId="77777777" w:rsidTr="31A65990">
        <w:trPr>
          <w:cantSplit/>
          <w:trHeight w:val="1262"/>
          <w:tblHeader/>
          <w:jc w:val="center"/>
        </w:trPr>
        <w:tc>
          <w:tcPr>
            <w:tcW w:w="2472" w:type="pct"/>
          </w:tcPr>
          <w:p w14:paraId="5F750C33" w14:textId="77777777" w:rsidR="00602FA8" w:rsidRDefault="008B6628">
            <w:pPr>
              <w:jc w:val="center"/>
              <w:rPr>
                <w:rFonts w:cs="Segoe UI"/>
                <w:b/>
                <w:sz w:val="18"/>
                <w:szCs w:val="20"/>
                <w:lang w:val="pt-PT"/>
              </w:rPr>
            </w:pPr>
            <w:r>
              <w:rPr>
                <w:rFonts w:cs="Segoe UI"/>
                <w:b/>
                <w:sz w:val="18"/>
                <w:szCs w:val="20"/>
                <w:lang w:val="pt-PT"/>
              </w:rPr>
              <w:t xml:space="preserve">DTx – Digital Transformation </w:t>
            </w:r>
            <w:proofErr w:type="spellStart"/>
            <w:r>
              <w:rPr>
                <w:rFonts w:cs="Segoe UI"/>
                <w:b/>
                <w:sz w:val="18"/>
                <w:szCs w:val="20"/>
                <w:lang w:val="pt-PT"/>
              </w:rPr>
              <w:t>Colab</w:t>
            </w:r>
            <w:proofErr w:type="spellEnd"/>
          </w:p>
          <w:p w14:paraId="5F750C34" w14:textId="77777777" w:rsidR="00602FA8" w:rsidRDefault="008B6628">
            <w:pPr>
              <w:jc w:val="center"/>
              <w:rPr>
                <w:rFonts w:cs="Segoe UI"/>
                <w:sz w:val="18"/>
                <w:szCs w:val="18"/>
                <w:lang w:val="pt-PT"/>
              </w:rPr>
            </w:pPr>
            <w:r>
              <w:rPr>
                <w:rFonts w:cs="Segoe UI"/>
                <w:sz w:val="22"/>
                <w:szCs w:val="22"/>
                <w:lang w:val="pt-PT"/>
              </w:rPr>
              <w:t>Júlio Viana</w:t>
            </w:r>
            <w:r>
              <w:rPr>
                <w:rFonts w:cs="Segoe UI"/>
                <w:sz w:val="18"/>
                <w:szCs w:val="18"/>
                <w:lang w:val="pt-PT"/>
              </w:rPr>
              <w:t>,</w:t>
            </w:r>
          </w:p>
          <w:p w14:paraId="5F750C35" w14:textId="77777777" w:rsidR="00602FA8" w:rsidRDefault="008B6628">
            <w:pPr>
              <w:jc w:val="center"/>
              <w:rPr>
                <w:rFonts w:cs="Segoe UI"/>
                <w:b/>
                <w:sz w:val="18"/>
                <w:szCs w:val="20"/>
                <w:lang w:val="pt-PT"/>
              </w:rPr>
            </w:pPr>
            <w:r>
              <w:rPr>
                <w:rFonts w:cs="Segoe UI"/>
                <w:b/>
                <w:sz w:val="18"/>
                <w:szCs w:val="20"/>
                <w:lang w:val="pt-PT"/>
              </w:rPr>
              <w:t>Presidente da Direção Executiva do DTx</w:t>
            </w:r>
          </w:p>
          <w:p w14:paraId="5F750C36" w14:textId="77777777" w:rsidR="00602FA8" w:rsidRDefault="00602FA8">
            <w:pPr>
              <w:jc w:val="center"/>
              <w:rPr>
                <w:rFonts w:cs="Segoe UI"/>
                <w:b/>
                <w:sz w:val="18"/>
                <w:szCs w:val="20"/>
                <w:lang w:val="pt-PT"/>
              </w:rPr>
            </w:pPr>
          </w:p>
          <w:p w14:paraId="5F750C37" w14:textId="77777777" w:rsidR="00602FA8" w:rsidRDefault="008B6628">
            <w:pPr>
              <w:jc w:val="center"/>
              <w:rPr>
                <w:rFonts w:cs="Segoe UI"/>
                <w:sz w:val="20"/>
                <w:szCs w:val="20"/>
                <w:lang w:val="pt-PT"/>
              </w:rPr>
            </w:pPr>
            <w:r>
              <w:rPr>
                <w:rFonts w:cs="Segoe UI"/>
                <w:b/>
                <w:sz w:val="18"/>
                <w:szCs w:val="20"/>
                <w:lang w:val="pt-PT"/>
              </w:rPr>
              <w:t>_________________________________________</w:t>
            </w:r>
          </w:p>
        </w:tc>
        <w:tc>
          <w:tcPr>
            <w:tcW w:w="2528" w:type="pct"/>
          </w:tcPr>
          <w:p w14:paraId="5F750C38" w14:textId="7335F572" w:rsidR="00602FA8" w:rsidRDefault="4E4F5C4F" w:rsidP="31A65990">
            <w:pPr>
              <w:jc w:val="center"/>
              <w:rPr>
                <w:rFonts w:cs="Segoe UI"/>
                <w:b/>
                <w:bCs/>
                <w:sz w:val="18"/>
                <w:szCs w:val="18"/>
                <w:lang w:val="pt-PT"/>
              </w:rPr>
            </w:pPr>
            <w:proofErr w:type="spellStart"/>
            <w:r w:rsidRPr="31A65990">
              <w:rPr>
                <w:rFonts w:cs="Segoe UI"/>
                <w:b/>
                <w:bCs/>
                <w:sz w:val="18"/>
                <w:szCs w:val="18"/>
                <w:lang w:val="pt-PT"/>
              </w:rPr>
              <w:t>INCM</w:t>
            </w:r>
            <w:proofErr w:type="spellEnd"/>
          </w:p>
          <w:p w14:paraId="5F750C39" w14:textId="20D18768" w:rsidR="00602FA8" w:rsidRDefault="008B6628">
            <w:pPr>
              <w:jc w:val="center"/>
              <w:rPr>
                <w:rFonts w:cs="Segoe UI"/>
                <w:sz w:val="22"/>
                <w:szCs w:val="22"/>
                <w:lang w:val="pt-PT"/>
              </w:rPr>
            </w:pPr>
            <w:r w:rsidRPr="31A65990">
              <w:rPr>
                <w:rFonts w:cs="Segoe UI"/>
                <w:sz w:val="22"/>
                <w:szCs w:val="22"/>
                <w:highlight w:val="yellow"/>
                <w:lang w:val="pt-PT"/>
              </w:rPr>
              <w:t>(</w:t>
            </w:r>
            <w:commentRangeStart w:id="42"/>
            <w:r w:rsidRPr="31A65990">
              <w:rPr>
                <w:rFonts w:cs="Segoe UI"/>
                <w:sz w:val="22"/>
                <w:szCs w:val="22"/>
                <w:highlight w:val="yellow"/>
                <w:lang w:val="pt-PT"/>
              </w:rPr>
              <w:t xml:space="preserve">Representante </w:t>
            </w:r>
            <w:r w:rsidR="00971448">
              <w:rPr>
                <w:rFonts w:cs="Segoe UI"/>
                <w:sz w:val="22"/>
                <w:szCs w:val="22"/>
                <w:highlight w:val="yellow"/>
                <w:lang w:val="pt-PT"/>
              </w:rPr>
              <w:t xml:space="preserve">da </w:t>
            </w:r>
            <w:proofErr w:type="spellStart"/>
            <w:r w:rsidR="00971448">
              <w:rPr>
                <w:rFonts w:cs="Segoe UI"/>
                <w:sz w:val="22"/>
                <w:szCs w:val="22"/>
                <w:highlight w:val="yellow"/>
                <w:lang w:val="pt-PT"/>
              </w:rPr>
              <w:t>INCM</w:t>
            </w:r>
            <w:commentRangeEnd w:id="42"/>
            <w:proofErr w:type="spellEnd"/>
            <w:r w:rsidR="004B24FC" w:rsidRPr="31A65990">
              <w:rPr>
                <w:rStyle w:val="CommentReference"/>
                <w:rFonts w:cs="Segoe UI"/>
                <w:sz w:val="22"/>
                <w:szCs w:val="22"/>
                <w:highlight w:val="yellow"/>
                <w:lang w:val="pt-PT"/>
              </w:rPr>
              <w:commentReference w:id="42"/>
            </w:r>
            <w:r w:rsidRPr="31A65990">
              <w:rPr>
                <w:rFonts w:cs="Segoe UI"/>
                <w:sz w:val="22"/>
                <w:szCs w:val="22"/>
                <w:highlight w:val="yellow"/>
                <w:lang w:val="pt-PT"/>
              </w:rPr>
              <w:t>),</w:t>
            </w:r>
          </w:p>
          <w:p w14:paraId="5F750C3A" w14:textId="39E2ED75" w:rsidR="00602FA8" w:rsidRDefault="008B6628">
            <w:pPr>
              <w:jc w:val="center"/>
              <w:rPr>
                <w:rFonts w:cs="Segoe UI"/>
                <w:b/>
                <w:bCs/>
                <w:sz w:val="18"/>
                <w:szCs w:val="18"/>
                <w:lang w:val="pt-PT"/>
              </w:rPr>
            </w:pPr>
            <w:r>
              <w:rPr>
                <w:rFonts w:cs="Segoe UI"/>
                <w:b/>
                <w:bCs/>
                <w:sz w:val="18"/>
                <w:szCs w:val="18"/>
                <w:lang w:val="pt-PT"/>
              </w:rPr>
              <w:t xml:space="preserve">Função do Representante </w:t>
            </w:r>
            <w:r w:rsidR="00971448">
              <w:rPr>
                <w:rFonts w:cs="Segoe UI"/>
                <w:b/>
                <w:bCs/>
                <w:sz w:val="18"/>
                <w:szCs w:val="18"/>
                <w:lang w:val="pt-PT"/>
              </w:rPr>
              <w:t xml:space="preserve">da </w:t>
            </w:r>
            <w:proofErr w:type="spellStart"/>
            <w:r w:rsidR="00971448">
              <w:rPr>
                <w:rFonts w:cs="Segoe UI"/>
                <w:b/>
                <w:bCs/>
                <w:sz w:val="18"/>
                <w:szCs w:val="18"/>
                <w:lang w:val="pt-PT"/>
              </w:rPr>
              <w:t>INCM</w:t>
            </w:r>
            <w:proofErr w:type="spellEnd"/>
          </w:p>
          <w:p w14:paraId="5F750C3B" w14:textId="77777777" w:rsidR="00602FA8" w:rsidRDefault="00602FA8">
            <w:pPr>
              <w:jc w:val="center"/>
              <w:rPr>
                <w:rFonts w:cs="Segoe UI"/>
                <w:b/>
                <w:sz w:val="18"/>
                <w:szCs w:val="20"/>
                <w:lang w:val="pt-PT"/>
              </w:rPr>
            </w:pPr>
          </w:p>
          <w:p w14:paraId="5F750C3C" w14:textId="77777777" w:rsidR="00602FA8" w:rsidRDefault="008B6628">
            <w:pPr>
              <w:jc w:val="center"/>
              <w:rPr>
                <w:rFonts w:cs="Segoe UI"/>
                <w:b/>
                <w:sz w:val="18"/>
                <w:szCs w:val="20"/>
                <w:lang w:val="pt-PT"/>
              </w:rPr>
            </w:pPr>
            <w:r>
              <w:rPr>
                <w:rFonts w:cs="Segoe UI"/>
                <w:b/>
                <w:sz w:val="18"/>
                <w:szCs w:val="20"/>
                <w:lang w:val="pt-PT"/>
              </w:rPr>
              <w:t>______________________________________________</w:t>
            </w:r>
          </w:p>
        </w:tc>
      </w:tr>
    </w:tbl>
    <w:p w14:paraId="5F750C3E" w14:textId="77777777" w:rsidR="00602FA8" w:rsidRDefault="00602FA8">
      <w:pPr>
        <w:rPr>
          <w:rFonts w:cs="Segoe UI"/>
          <w:lang w:val="pt-PT"/>
        </w:rPr>
      </w:pPr>
    </w:p>
    <w:sectPr w:rsidR="00602FA8">
      <w:pgSz w:w="11901" w:h="16817"/>
      <w:pgMar w:top="1588" w:right="964" w:bottom="1418" w:left="1191" w:header="737" w:footer="454" w:gutter="0"/>
      <w:cols w:space="708"/>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3" w:author="Marta Henriques Gonçalves" w:date="2026-05-05T11:49:00Z" w:initials="MG">
    <w:p w14:paraId="71B24F76" w14:textId="77777777" w:rsidR="003132FC" w:rsidRDefault="00DC3A0D" w:rsidP="003132FC">
      <w:pPr>
        <w:pStyle w:val="CommentText"/>
      </w:pPr>
      <w:r>
        <w:rPr>
          <w:rStyle w:val="CommentReference"/>
        </w:rPr>
        <w:annotationRef/>
      </w:r>
      <w:r w:rsidR="003132FC">
        <w:t>PMO DTx: substituir imagem cronograma no final com versão atualizada</w:t>
      </w:r>
    </w:p>
  </w:comment>
  <w:comment w:id="16" w:author="Marta Henriques Gonçalves" w:date="2026-05-05T11:30:00Z" w:initials="MG">
    <w:p w14:paraId="3B11035C" w14:textId="3B99594C" w:rsidR="008C124C" w:rsidRDefault="00CA009E" w:rsidP="008C124C">
      <w:pPr>
        <w:pStyle w:val="CommentText"/>
      </w:pPr>
      <w:r>
        <w:rPr>
          <w:rStyle w:val="CommentReference"/>
        </w:rPr>
        <w:annotationRef/>
      </w:r>
      <w:r w:rsidR="008C124C">
        <w:rPr>
          <w:lang w:val="pt-PT"/>
        </w:rPr>
        <w:t>A data de início do projeto será definida após agendamento da reunião de kick-off</w:t>
      </w:r>
    </w:p>
  </w:comment>
  <w:comment w:id="17" w:author="Marta Henriques Gonçalves" w:date="2026-05-05T11:36:00Z" w:initials="MG">
    <w:p w14:paraId="13CC4861" w14:textId="77777777" w:rsidR="00D3641E" w:rsidRDefault="00D3641E" w:rsidP="00D3641E">
      <w:pPr>
        <w:pStyle w:val="CommentText"/>
      </w:pPr>
      <w:r>
        <w:rPr>
          <w:rStyle w:val="CommentReference"/>
        </w:rPr>
        <w:annotationRef/>
      </w:r>
      <w:r>
        <w:rPr>
          <w:lang w:val="pt-PT"/>
        </w:rPr>
        <w:t>As datas de entrega serão definidas após datas das atividades, mas coincidirão com datas de fim das respetivas atividades relacionadas</w:t>
      </w:r>
    </w:p>
  </w:comment>
  <w:comment w:id="18" w:author="Marta Henriques Gonçalves" w:date="2026-05-05T11:36:00Z" w:initials="MG">
    <w:p w14:paraId="34647516" w14:textId="77777777" w:rsidR="00BD2DCC" w:rsidRDefault="00BD2DCC" w:rsidP="00BD2DCC">
      <w:pPr>
        <w:pStyle w:val="CommentText"/>
      </w:pPr>
      <w:r>
        <w:rPr>
          <w:rStyle w:val="CommentReference"/>
        </w:rPr>
        <w:annotationRef/>
      </w:r>
      <w:r>
        <w:t>As datas de alcance serão definidas após datas das atividades, mas coincidirão com datas de fim das respetivas atividades relacionadas</w:t>
      </w:r>
    </w:p>
  </w:comment>
  <w:comment w:id="21" w:author="Marta Henriques Gonçalves" w:date="2026-04-22T11:34:00Z" w:initials="MG">
    <w:p w14:paraId="0A02379A" w14:textId="77777777" w:rsidR="00D358C0" w:rsidRDefault="00597F73" w:rsidP="00D358C0">
      <w:pPr>
        <w:pStyle w:val="CommentText"/>
      </w:pPr>
      <w:r>
        <w:rPr>
          <w:rStyle w:val="CommentReference"/>
        </w:rPr>
        <w:annotationRef/>
      </w:r>
      <w:r w:rsidR="00D358C0">
        <w:rPr>
          <w:lang w:val="pt-PT"/>
        </w:rPr>
        <w:t>Esforço a confirmar quando datas das atividades estiverem fechadas</w:t>
      </w:r>
    </w:p>
    <w:p w14:paraId="340AD2CD" w14:textId="77777777" w:rsidR="00D358C0" w:rsidRDefault="00D358C0" w:rsidP="00D358C0">
      <w:pPr>
        <w:pStyle w:val="CommentText"/>
      </w:pPr>
      <w:r>
        <w:rPr>
          <w:lang w:val="pt-PT"/>
        </w:rPr>
        <w:t>PMO DTx completa no final</w:t>
      </w:r>
    </w:p>
  </w:comment>
  <w:comment w:id="23" w:author="Marta Henriques Gonçalves" w:date="2026-04-22T11:34:00Z" w:initials="MG">
    <w:p w14:paraId="200001D1" w14:textId="4F7CC9B5" w:rsidR="00A445EC" w:rsidRDefault="00597F73" w:rsidP="00A445EC">
      <w:pPr>
        <w:pStyle w:val="CommentText"/>
      </w:pPr>
      <w:r>
        <w:rPr>
          <w:rStyle w:val="CommentReference"/>
        </w:rPr>
        <w:annotationRef/>
      </w:r>
      <w:r w:rsidR="00A445EC">
        <w:rPr>
          <w:lang w:val="pt-PT"/>
        </w:rPr>
        <w:t>PMO DTx preenche no final</w:t>
      </w:r>
    </w:p>
  </w:comment>
  <w:comment w:id="41" w:author="Marta Henriques Gonçalves" w:date="2026-05-05T11:38:00Z" w:initials="MG">
    <w:p w14:paraId="7D30703C" w14:textId="77777777" w:rsidR="00A421C0" w:rsidRDefault="00A421C0" w:rsidP="00A421C0">
      <w:pPr>
        <w:pStyle w:val="CommentText"/>
      </w:pPr>
      <w:r>
        <w:rPr>
          <w:rStyle w:val="CommentReference"/>
        </w:rPr>
        <w:annotationRef/>
      </w:r>
      <w:r>
        <w:rPr>
          <w:lang w:val="pt-PT"/>
        </w:rPr>
        <w:t>Cegid: confirmar representantes e alterar se necessário</w:t>
      </w:r>
    </w:p>
  </w:comment>
  <w:comment w:id="42" w:author="Marta Henriques Gonçalves" w:date="2026-05-05T11:39:00Z" w:initials="MG">
    <w:p w14:paraId="1B56182E" w14:textId="77777777" w:rsidR="004B24FC" w:rsidRDefault="004B24FC" w:rsidP="004B24FC">
      <w:pPr>
        <w:pStyle w:val="CommentText"/>
      </w:pPr>
      <w:r>
        <w:rPr>
          <w:rStyle w:val="CommentReference"/>
        </w:rPr>
        <w:annotationRef/>
      </w:r>
      <w:r>
        <w:rPr>
          <w:lang w:val="pt-PT"/>
        </w:rPr>
        <w:t>Cegid: colocar o nome da pessoa que vai assinar o charter</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1B24F76" w15:done="0"/>
  <w15:commentEx w15:paraId="3B11035C" w15:done="0"/>
  <w15:commentEx w15:paraId="13CC4861" w15:done="0"/>
  <w15:commentEx w15:paraId="34647516" w15:done="0"/>
  <w15:commentEx w15:paraId="340AD2CD" w15:done="0"/>
  <w15:commentEx w15:paraId="200001D1" w15:done="0"/>
  <w15:commentEx w15:paraId="7D30703C" w15:done="0"/>
  <w15:commentEx w15:paraId="1B56182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48367955" w16cex:dateUtc="2026-05-05T10:49:00Z"/>
  <w16cex:commentExtensible w16cex:durableId="436F94F6" w16cex:dateUtc="2026-05-05T10:30:00Z"/>
  <w16cex:commentExtensible w16cex:durableId="53910798" w16cex:dateUtc="2026-05-05T10:36:00Z"/>
  <w16cex:commentExtensible w16cex:durableId="4B90F0E9" w16cex:dateUtc="2026-05-05T10:36:00Z"/>
  <w16cex:commentExtensible w16cex:durableId="4D520FD0" w16cex:dateUtc="2026-04-22T10:34:00Z"/>
  <w16cex:commentExtensible w16cex:durableId="46689FC6" w16cex:dateUtc="2026-04-22T10:34:00Z"/>
  <w16cex:commentExtensible w16cex:durableId="3EB1FC72" w16cex:dateUtc="2026-05-05T10:38:00Z"/>
  <w16cex:commentExtensible w16cex:durableId="685F7763" w16cex:dateUtc="2026-05-05T10: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1B24F76" w16cid:durableId="48367955"/>
  <w16cid:commentId w16cid:paraId="3B11035C" w16cid:durableId="436F94F6"/>
  <w16cid:commentId w16cid:paraId="13CC4861" w16cid:durableId="53910798"/>
  <w16cid:commentId w16cid:paraId="34647516" w16cid:durableId="4B90F0E9"/>
  <w16cid:commentId w16cid:paraId="340AD2CD" w16cid:durableId="4D520FD0"/>
  <w16cid:commentId w16cid:paraId="200001D1" w16cid:durableId="46689FC6"/>
  <w16cid:commentId w16cid:paraId="7D30703C" w16cid:durableId="3EB1FC72"/>
  <w16cid:commentId w16cid:paraId="1B56182E" w16cid:durableId="685F776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BAF584" w14:textId="77777777" w:rsidR="00147842" w:rsidRDefault="00147842">
      <w:pPr>
        <w:spacing w:after="0"/>
      </w:pPr>
      <w:r>
        <w:separator/>
      </w:r>
    </w:p>
  </w:endnote>
  <w:endnote w:type="continuationSeparator" w:id="0">
    <w:p w14:paraId="507FECF1" w14:textId="77777777" w:rsidR="00147842" w:rsidRDefault="00147842">
      <w:pPr>
        <w:spacing w:after="0"/>
      </w:pPr>
      <w:r>
        <w:continuationSeparator/>
      </w:r>
    </w:p>
  </w:endnote>
  <w:endnote w:type="continuationNotice" w:id="1">
    <w:p w14:paraId="7BE261FC" w14:textId="77777777" w:rsidR="00147842" w:rsidRDefault="00147842">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Times New Roman (Cabeçalho CS)">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GoetheGothic">
    <w:altName w:val="Calibri"/>
    <w:charset w:val="00"/>
    <w:family w:val="auto"/>
    <w:pitch w:val="variable"/>
    <w:sig w:usb0="8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50C7A" w14:textId="77777777" w:rsidR="00602FA8" w:rsidRDefault="008B662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5F750C7B" w14:textId="77777777" w:rsidR="00602FA8" w:rsidRDefault="00602FA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cs="Segoe UI"/>
        <w:color w:val="5B4E9C"/>
        <w:sz w:val="11"/>
        <w:szCs w:val="11"/>
      </w:rPr>
      <w:id w:val="-492101211"/>
      <w:docPartObj>
        <w:docPartGallery w:val="Page Numbers (Bottom of Page)"/>
        <w:docPartUnique/>
      </w:docPartObj>
    </w:sdtPr>
    <w:sdtEndPr/>
    <w:sdtContent>
      <w:tbl>
        <w:tblPr>
          <w:tblW w:w="5000" w:type="pct"/>
          <w:jc w:val="center"/>
          <w:tblBorders>
            <w:top w:val="single" w:sz="4" w:space="0" w:color="5B4E9C"/>
          </w:tblBorders>
          <w:tblLook w:val="04A0" w:firstRow="1" w:lastRow="0" w:firstColumn="1" w:lastColumn="0" w:noHBand="0" w:noVBand="1"/>
        </w:tblPr>
        <w:tblGrid>
          <w:gridCol w:w="5103"/>
          <w:gridCol w:w="3167"/>
          <w:gridCol w:w="1476"/>
        </w:tblGrid>
        <w:tr w:rsidR="00602FA8" w14:paraId="5F750C7F" w14:textId="77777777">
          <w:trPr>
            <w:trHeight w:val="532"/>
            <w:jc w:val="center"/>
          </w:trPr>
          <w:tc>
            <w:tcPr>
              <w:tcW w:w="2618" w:type="pct"/>
              <w:vAlign w:val="center"/>
            </w:tcPr>
            <w:p w14:paraId="5F750C7C" w14:textId="77777777" w:rsidR="00602FA8" w:rsidRDefault="008B6628">
              <w:pPr>
                <w:pStyle w:val="Footer"/>
                <w:rPr>
                  <w:rFonts w:cs="Segoe UI"/>
                  <w:color w:val="5B4E9C"/>
                  <w:sz w:val="11"/>
                  <w:szCs w:val="11"/>
                  <w:lang w:val="pt-PT"/>
                </w:rPr>
              </w:pPr>
              <w:r>
                <w:rPr>
                  <w:rFonts w:cs="Segoe UI"/>
                  <w:color w:val="5B4E9C"/>
                  <w:sz w:val="11"/>
                  <w:szCs w:val="11"/>
                  <w:lang w:val="pt-PT"/>
                </w:rPr>
                <w:t>Este documento é confidencial, destinado apenas aos membros do consórcio.</w:t>
              </w:r>
            </w:p>
          </w:tc>
          <w:tc>
            <w:tcPr>
              <w:tcW w:w="1625" w:type="pct"/>
              <w:vAlign w:val="center"/>
            </w:tcPr>
            <w:p w14:paraId="5F750C7D" w14:textId="77777777" w:rsidR="00602FA8" w:rsidRDefault="008B6628">
              <w:pPr>
                <w:pStyle w:val="Footer"/>
                <w:rPr>
                  <w:rFonts w:cs="Segoe UI"/>
                  <w:color w:val="5B4E9C"/>
                  <w:sz w:val="11"/>
                  <w:szCs w:val="11"/>
                  <w:lang w:val="pt-PT"/>
                </w:rPr>
              </w:pPr>
              <w:r>
                <w:rPr>
                  <w:rFonts w:cs="Segoe UI"/>
                  <w:color w:val="5B4E9C"/>
                  <w:sz w:val="11"/>
                  <w:szCs w:val="11"/>
                  <w:lang w:val="pt-PT"/>
                </w:rPr>
                <w:t>Este Documento encontra-se escrito em Português</w:t>
              </w:r>
            </w:p>
          </w:tc>
          <w:tc>
            <w:tcPr>
              <w:tcW w:w="757" w:type="pct"/>
              <w:vAlign w:val="center"/>
            </w:tcPr>
            <w:p w14:paraId="5F750C7E" w14:textId="77777777" w:rsidR="00602FA8" w:rsidRDefault="008B6628">
              <w:pPr>
                <w:pStyle w:val="Footer"/>
                <w:jc w:val="center"/>
                <w:rPr>
                  <w:rFonts w:cs="Segoe UI"/>
                  <w:color w:val="5B4E9C"/>
                  <w:sz w:val="11"/>
                  <w:szCs w:val="11"/>
                </w:rPr>
              </w:pPr>
              <w:r>
                <w:rPr>
                  <w:rFonts w:cs="Segoe UI"/>
                  <w:color w:val="5B4E9C"/>
                  <w:sz w:val="11"/>
                  <w:szCs w:val="11"/>
                  <w:lang w:val="pt-PT"/>
                </w:rPr>
                <w:t xml:space="preserve">       Página</w:t>
              </w:r>
              <w:r>
                <w:rPr>
                  <w:rFonts w:cs="Segoe UI"/>
                  <w:color w:val="5B4E9C"/>
                  <w:sz w:val="11"/>
                  <w:szCs w:val="11"/>
                </w:rPr>
                <w:t xml:space="preserve"> </w:t>
              </w:r>
              <w:r>
                <w:rPr>
                  <w:rFonts w:cs="Segoe UI"/>
                  <w:b/>
                  <w:bCs/>
                  <w:color w:val="5B4E9C"/>
                  <w:sz w:val="11"/>
                  <w:szCs w:val="11"/>
                </w:rPr>
                <w:fldChar w:fldCharType="begin"/>
              </w:r>
              <w:r>
                <w:rPr>
                  <w:rFonts w:cs="Segoe UI"/>
                  <w:b/>
                  <w:bCs/>
                  <w:color w:val="5B4E9C"/>
                  <w:sz w:val="11"/>
                  <w:szCs w:val="11"/>
                </w:rPr>
                <w:instrText xml:space="preserve"> PAGE  \* Arabic  \* MERGEFORMAT </w:instrText>
              </w:r>
              <w:r>
                <w:rPr>
                  <w:rFonts w:cs="Segoe UI"/>
                  <w:b/>
                  <w:bCs/>
                  <w:color w:val="5B4E9C"/>
                  <w:sz w:val="11"/>
                  <w:szCs w:val="11"/>
                </w:rPr>
                <w:fldChar w:fldCharType="separate"/>
              </w:r>
              <w:r>
                <w:rPr>
                  <w:rFonts w:cs="Segoe UI"/>
                  <w:b/>
                  <w:bCs/>
                  <w:color w:val="5B4E9C"/>
                  <w:sz w:val="11"/>
                  <w:szCs w:val="11"/>
                </w:rPr>
                <w:t>1</w:t>
              </w:r>
              <w:r>
                <w:rPr>
                  <w:rFonts w:cs="Segoe UI"/>
                  <w:b/>
                  <w:bCs/>
                  <w:color w:val="5B4E9C"/>
                  <w:sz w:val="11"/>
                  <w:szCs w:val="11"/>
                </w:rPr>
                <w:fldChar w:fldCharType="end"/>
              </w:r>
              <w:r>
                <w:rPr>
                  <w:rFonts w:cs="Segoe UI"/>
                  <w:color w:val="5B4E9C"/>
                  <w:sz w:val="11"/>
                  <w:szCs w:val="11"/>
                </w:rPr>
                <w:t xml:space="preserve"> de </w:t>
              </w:r>
              <w:r>
                <w:rPr>
                  <w:rFonts w:cs="Segoe UI"/>
                  <w:b/>
                  <w:bCs/>
                  <w:color w:val="5B4E9C"/>
                  <w:sz w:val="11"/>
                  <w:szCs w:val="11"/>
                </w:rPr>
                <w:fldChar w:fldCharType="begin"/>
              </w:r>
              <w:r>
                <w:rPr>
                  <w:rFonts w:cs="Segoe UI"/>
                  <w:b/>
                  <w:bCs/>
                  <w:color w:val="5B4E9C"/>
                  <w:sz w:val="11"/>
                  <w:szCs w:val="11"/>
                </w:rPr>
                <w:instrText xml:space="preserve"> NUMPAGES  \* Arabic  \* MERGEFORMAT </w:instrText>
              </w:r>
              <w:r>
                <w:rPr>
                  <w:rFonts w:cs="Segoe UI"/>
                  <w:b/>
                  <w:bCs/>
                  <w:color w:val="5B4E9C"/>
                  <w:sz w:val="11"/>
                  <w:szCs w:val="11"/>
                </w:rPr>
                <w:fldChar w:fldCharType="separate"/>
              </w:r>
              <w:r>
                <w:rPr>
                  <w:rFonts w:cs="Segoe UI"/>
                  <w:b/>
                  <w:bCs/>
                  <w:color w:val="5B4E9C"/>
                  <w:sz w:val="11"/>
                  <w:szCs w:val="11"/>
                </w:rPr>
                <w:t>2</w:t>
              </w:r>
              <w:r>
                <w:rPr>
                  <w:rFonts w:cs="Segoe UI"/>
                  <w:b/>
                  <w:bCs/>
                  <w:color w:val="5B4E9C"/>
                  <w:sz w:val="11"/>
                  <w:szCs w:val="11"/>
                </w:rPr>
                <w:fldChar w:fldCharType="end"/>
              </w:r>
            </w:p>
          </w:tc>
        </w:tr>
      </w:tbl>
      <w:p w14:paraId="5F750C80" w14:textId="77777777" w:rsidR="00602FA8" w:rsidRDefault="00CC1CDF">
        <w:pPr>
          <w:pStyle w:val="Footer"/>
          <w:tabs>
            <w:tab w:val="clear" w:pos="4252"/>
            <w:tab w:val="clear" w:pos="8504"/>
            <w:tab w:val="left" w:pos="2504"/>
          </w:tabs>
          <w:rPr>
            <w:rFonts w:ascii="Arial" w:hAnsi="Arial" w:cs="Arial"/>
            <w:color w:val="5B4E9C"/>
            <w:sz w:val="10"/>
            <w:szCs w:val="10"/>
          </w:rPr>
        </w:pP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50C82" w14:textId="77777777" w:rsidR="00602FA8" w:rsidRDefault="00602F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870571" w14:textId="77777777" w:rsidR="00147842" w:rsidRDefault="00147842">
      <w:pPr>
        <w:spacing w:after="0"/>
      </w:pPr>
      <w:r>
        <w:separator/>
      </w:r>
    </w:p>
  </w:footnote>
  <w:footnote w:type="continuationSeparator" w:id="0">
    <w:p w14:paraId="733DD740" w14:textId="77777777" w:rsidR="00147842" w:rsidRDefault="00147842">
      <w:pPr>
        <w:spacing w:after="0"/>
      </w:pPr>
      <w:r>
        <w:continuationSeparator/>
      </w:r>
    </w:p>
  </w:footnote>
  <w:footnote w:type="continuationNotice" w:id="1">
    <w:p w14:paraId="54CD0E83" w14:textId="77777777" w:rsidR="00147842" w:rsidRDefault="00147842">
      <w:pPr>
        <w:spacing w:after="0"/>
      </w:pPr>
    </w:p>
  </w:footnote>
  <w:footnote w:id="2">
    <w:p w14:paraId="5F750C85" w14:textId="77777777" w:rsidR="00602FA8" w:rsidRDefault="008B6628">
      <w:pPr>
        <w:pStyle w:val="FootnoteText"/>
        <w:jc w:val="both"/>
        <w:rPr>
          <w:sz w:val="16"/>
          <w:szCs w:val="16"/>
          <w:lang w:val="pt-PT"/>
        </w:rPr>
      </w:pPr>
      <w:r>
        <w:rPr>
          <w:rStyle w:val="FootnoteReference"/>
          <w:sz w:val="16"/>
          <w:szCs w:val="16"/>
        </w:rPr>
        <w:footnoteRef/>
      </w:r>
      <w:r>
        <w:rPr>
          <w:sz w:val="16"/>
          <w:szCs w:val="16"/>
          <w:lang w:val="pt-PT"/>
        </w:rPr>
        <w:t xml:space="preserve"> Quaisquer equipamentos, materiais e componentes e SW adquiridos pelo DTx integrados em protótipos ou módulos deverão ser devolvidos ao DTx no final do projeto. Poderá ser elaborado acordo para troca de titularidade de quaisquer aquisições (equipamentos, materiais e componentes e SW) mediante pagamento do seu valor pelo Associado ao DTx.</w:t>
      </w:r>
    </w:p>
  </w:footnote>
  <w:footnote w:id="3">
    <w:p w14:paraId="5F750C86" w14:textId="77777777" w:rsidR="00602FA8" w:rsidRDefault="008B6628">
      <w:pPr>
        <w:pStyle w:val="FootnoteText"/>
        <w:jc w:val="both"/>
        <w:rPr>
          <w:sz w:val="16"/>
          <w:szCs w:val="16"/>
          <w:lang w:val="pt-PT"/>
        </w:rPr>
      </w:pPr>
      <w:r>
        <w:rPr>
          <w:rStyle w:val="FootnoteReference"/>
          <w:sz w:val="16"/>
          <w:szCs w:val="16"/>
        </w:rPr>
        <w:footnoteRef/>
      </w:r>
      <w:r>
        <w:rPr>
          <w:sz w:val="16"/>
          <w:szCs w:val="16"/>
          <w:lang w:val="pt-PT"/>
        </w:rPr>
        <w:t xml:space="preserve"> O “Custo Unitário” e/ou “Estimativa de Custo” apresentados na tabela podem flutuar de acordo com as estimativas de mercado, portanto, os preços listados são resultado de uma pesquisa de mercado e não são vinculativos ao DTx nem estão sob o controlo do DTx.</w:t>
      </w:r>
    </w:p>
  </w:footnote>
  <w:footnote w:id="4">
    <w:p w14:paraId="5F750C87" w14:textId="77777777" w:rsidR="00602FA8" w:rsidRDefault="008B6628">
      <w:pPr>
        <w:pStyle w:val="FootnoteText"/>
        <w:jc w:val="both"/>
        <w:rPr>
          <w:sz w:val="16"/>
          <w:szCs w:val="16"/>
          <w:lang w:val="pt-PT"/>
        </w:rPr>
      </w:pPr>
      <w:r>
        <w:rPr>
          <w:rStyle w:val="FootnoteReference"/>
          <w:sz w:val="16"/>
          <w:szCs w:val="16"/>
        </w:rPr>
        <w:footnoteRef/>
      </w:r>
      <w:r>
        <w:rPr>
          <w:sz w:val="16"/>
          <w:szCs w:val="16"/>
          <w:lang w:val="pt-PT"/>
        </w:rPr>
        <w:t xml:space="preserve"> O valor final “Total” refere-se a uma estimativa do custo para o Associado que não se encontra incluído na sua Quota Anual. Ou seja, refere ao montante de custos estimados que o Associado terá que pagar para possibilitar a execução do projeto.</w:t>
      </w:r>
    </w:p>
  </w:footnote>
  <w:footnote w:id="5">
    <w:p w14:paraId="5F750C88" w14:textId="77777777" w:rsidR="008C1B2A" w:rsidRDefault="008C1B2A">
      <w:pPr>
        <w:pStyle w:val="FootnoteText"/>
        <w:jc w:val="both"/>
        <w:rPr>
          <w:sz w:val="16"/>
          <w:szCs w:val="16"/>
          <w:lang w:val="pt-PT"/>
        </w:rPr>
      </w:pPr>
      <w:r>
        <w:rPr>
          <w:rStyle w:val="FootnoteReference"/>
          <w:sz w:val="16"/>
          <w:szCs w:val="16"/>
        </w:rPr>
        <w:footnoteRef/>
      </w:r>
      <w:r>
        <w:rPr>
          <w:sz w:val="16"/>
          <w:szCs w:val="16"/>
          <w:lang w:val="pt-PT"/>
        </w:rPr>
        <w:t xml:space="preserve"> </w:t>
      </w:r>
      <w:r>
        <w:rPr>
          <w:rFonts w:eastAsia="Segoe UI" w:cs="Segoe UI"/>
          <w:sz w:val="16"/>
          <w:szCs w:val="16"/>
          <w:lang w:val="pt-PT"/>
        </w:rPr>
        <w:t>O planeamento de Recursos Humanos corresponde a uma alocação que se prevê necessária para a execução do trabalho previsto e descrito neste documento. Caso ocorra qualquer alteração de requisitos ou dependências temporais, avaliar-se-á respetivo o impacto no orçamento de projeto.</w:t>
      </w:r>
    </w:p>
  </w:footnote>
  <w:footnote w:id="6">
    <w:p w14:paraId="5F750C89" w14:textId="77777777" w:rsidR="00602FA8" w:rsidRDefault="008B6628">
      <w:pPr>
        <w:spacing w:after="0"/>
        <w:jc w:val="both"/>
        <w:rPr>
          <w:rFonts w:eastAsia="Segoe UI" w:cs="Segoe UI"/>
          <w:sz w:val="16"/>
          <w:szCs w:val="16"/>
          <w:lang w:val="pt-PT"/>
        </w:rPr>
      </w:pPr>
      <w:r>
        <w:rPr>
          <w:rStyle w:val="FootnoteReference"/>
          <w:sz w:val="16"/>
          <w:szCs w:val="16"/>
        </w:rPr>
        <w:footnoteRef/>
      </w:r>
      <w:r>
        <w:rPr>
          <w:sz w:val="16"/>
          <w:szCs w:val="16"/>
          <w:lang w:val="pt-PT"/>
        </w:rPr>
        <w:t xml:space="preserve"> Na eventualidade de atrasos de Projeto por mudanças solicitadas, pela ocorrência de problemas e/ou pela ocorrência ou identificação de novos riscos, </w:t>
      </w:r>
      <w:r>
        <w:rPr>
          <w:rFonts w:eastAsia="Segoe UI" w:cs="Segoe UI"/>
          <w:sz w:val="16"/>
          <w:szCs w:val="16"/>
          <w:lang w:val="pt-PT"/>
        </w:rPr>
        <w:t>o DTx proporá ao Associado a utilização de horas de Quota disponíveis para enquadrar tais atrasos, ou como alternativa propor a transição da parte de Projeto ainda não executada a Projeto Direto, a ser financiado por prestação direta de serviços.  Em qualquer caso, a solução necessitará de debate e acordo entre os parceiros.</w:t>
      </w:r>
    </w:p>
  </w:footnote>
  <w:footnote w:id="7">
    <w:p w14:paraId="5F750C8A" w14:textId="77777777" w:rsidR="00C31A38" w:rsidRPr="00105690" w:rsidRDefault="00C31A38">
      <w:pPr>
        <w:pStyle w:val="FootnoteText"/>
        <w:rPr>
          <w:sz w:val="16"/>
          <w:szCs w:val="16"/>
          <w:lang w:val="pt-PT"/>
        </w:rPr>
      </w:pPr>
      <w:r w:rsidRPr="00105690">
        <w:rPr>
          <w:rStyle w:val="FootnoteReference"/>
        </w:rPr>
        <w:footnoteRef/>
      </w:r>
      <w:r w:rsidRPr="00105690">
        <w:rPr>
          <w:lang w:val="pt-PT"/>
        </w:rPr>
        <w:t xml:space="preserve"> </w:t>
      </w:r>
      <w:r w:rsidRPr="00105690">
        <w:rPr>
          <w:sz w:val="16"/>
          <w:szCs w:val="16"/>
          <w:lang w:val="pt-PT"/>
        </w:rPr>
        <w:t>O ajuste da quota anual de horas de esforço para projetos específicos pode ser feito todos os anos devido a alterações no orçamento do DTx e/ou decisões da Assembleia Geral.</w:t>
      </w:r>
    </w:p>
  </w:footnote>
  <w:footnote w:id="8">
    <w:p w14:paraId="5F750C8B" w14:textId="77777777" w:rsidR="00C31A38" w:rsidRDefault="00C31A38">
      <w:pPr>
        <w:pStyle w:val="FootnoteText"/>
        <w:rPr>
          <w:rFonts w:eastAsia="Segoe UI" w:cs="Segoe UI"/>
          <w:sz w:val="16"/>
          <w:szCs w:val="16"/>
          <w:lang w:val="pt-PT"/>
        </w:rPr>
      </w:pPr>
      <w:r w:rsidRPr="00105690">
        <w:rPr>
          <w:rStyle w:val="FootnoteReference"/>
        </w:rPr>
        <w:footnoteRef/>
      </w:r>
      <w:r w:rsidRPr="00105690">
        <w:rPr>
          <w:lang w:val="pt-PT"/>
        </w:rPr>
        <w:t xml:space="preserve"> </w:t>
      </w:r>
      <w:r w:rsidRPr="00105690">
        <w:rPr>
          <w:rFonts w:eastAsia="Segoe UI" w:cs="Segoe UI"/>
          <w:sz w:val="16"/>
          <w:szCs w:val="16"/>
          <w:lang w:val="pt-PT"/>
        </w:rPr>
        <w:t>A quota do Associado é distribuída de forma equitativa ao longo dos meses do ano devido aos recursos limitados disponíveis para executar projetos específicos. Se esta quota não for utilizada durante o tempo estipulado, ela expira e deixa de estar disponível para ser utilizada pelo Associado.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50C78" w14:textId="77777777" w:rsidR="00602FA8" w:rsidRDefault="00602FA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50C79" w14:textId="77777777" w:rsidR="00602FA8" w:rsidRDefault="008B6628">
    <w:pPr>
      <w:pBdr>
        <w:bottom w:val="single" w:sz="4" w:space="1" w:color="5B4E9C"/>
      </w:pBdr>
      <w:spacing w:after="0"/>
      <w:rPr>
        <w:rFonts w:ascii="GoetheGothic" w:hAnsi="GoetheGothic"/>
        <w:i/>
        <w:iCs/>
        <w:color w:val="5B4E9C"/>
        <w:sz w:val="18"/>
        <w:lang w:val="en-US"/>
      </w:rPr>
    </w:pPr>
    <w:r>
      <w:rPr>
        <w:rFonts w:ascii="Arial" w:hAnsi="Arial" w:cs="Arial"/>
        <w:i/>
        <w:iCs/>
        <w:noProof/>
        <w:color w:val="5B4E9C"/>
        <w:sz w:val="18"/>
        <w:szCs w:val="18"/>
      </w:rPr>
      <mc:AlternateContent>
        <mc:Choice Requires="wpg">
          <w:drawing>
            <wp:anchor distT="0" distB="0" distL="114300" distR="114300" simplePos="0" relativeHeight="251658240" behindDoc="0" locked="0" layoutInCell="1" allowOverlap="1" wp14:anchorId="5F750C83" wp14:editId="5F750C84">
              <wp:simplePos x="0" y="0"/>
              <wp:positionH relativeFrom="margin">
                <wp:align>right</wp:align>
              </wp:positionH>
              <wp:positionV relativeFrom="paragraph">
                <wp:posOffset>-189446</wp:posOffset>
              </wp:positionV>
              <wp:extent cx="1123315" cy="305435"/>
              <wp:effectExtent l="0" t="0" r="635" b="0"/>
              <wp:wrapNone/>
              <wp:docPr id="1904575395" name="Imagem 11" descr="Uma imagem com obje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11" descr="Uma imagem com objeto  Descrição gerada automaticamente"/>
                      <pic:cNvPicPr>
                        <a:picLocks noChangeAspect="1"/>
                      </pic:cNvPicPr>
                    </pic:nvPicPr>
                    <pic:blipFill rotWithShape="1">
                      <a:blip r:embed="rId1"/>
                      <a:stretch/>
                    </pic:blipFill>
                    <pic:spPr bwMode="auto">
                      <a:xfrm>
                        <a:off x="0" y="0"/>
                        <a:ext cx="1123315" cy="305435"/>
                      </a:xfrm>
                      <a:prstGeom prst="rect">
                        <a:avLst/>
                      </a:prstGeom>
                    </pic:spPr>
                  </pic:pic>
                </a:graphicData>
              </a:graphic>
            </wp:anchor>
          </w:drawing>
        </mc:Choice>
        <mc:Fallback xmlns:pic="http://schemas.openxmlformats.org/drawingml/2006/picture" xmlns:a="http://schemas.openxmlformats.org/drawingml/2006/main" xmlns:arto="http://schemas.microsoft.com/office/word/2006/arto" xmlns:w16sdtfl="http://schemas.microsoft.com/office/word/2024/wordml/sdtformatlock" xmlns:w16du="http://schemas.microsoft.com/office/word/2023/wordml/word16du" xmlns:oel="http://schemas.microsoft.com/office/2019/extlst">
          <w:pict>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0" style="position:absolute;z-index:251658240;o:allowoverlap:true;o:allowincell:true;mso-position-horizontal-relative:margin;mso-position-horizontal:right;mso-position-vertical-relative:text;margin-top:-14.92pt;mso-position-vertical:absolute;width:88.45pt;height:24.05pt;mso-wrap-distance-left:9.00pt;mso-wrap-distance-top:0.00pt;mso-wrap-distance-right:9.00pt;mso-wrap-distance-bottom:0.00pt;z-index:1;" o:spid="_x0000_s0" stroked="false" type="#_x0000_t75">
              <v:imagedata o:title="" r:id="rId2"/>
              <o:lock v:ext="edit" rotation="t"/>
            </v:shape>
          </w:pict>
        </mc:Fallback>
      </mc:AlternateContent>
    </w:r>
    <w:r>
      <w:rPr>
        <w:rFonts w:ascii="GoetheGothic" w:hAnsi="GoetheGothic"/>
        <w:i/>
        <w:iCs/>
        <w:color w:val="5B4E9C"/>
        <w:sz w:val="18"/>
      </w:rPr>
      <w:t>Project Charter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750C81" w14:textId="77777777" w:rsidR="00602FA8" w:rsidRDefault="00602FA8">
    <w:pPr>
      <w:pStyle w:val="Header"/>
    </w:pPr>
  </w:p>
</w:hdr>
</file>

<file path=word/intelligence2.xml><?xml version="1.0" encoding="utf-8"?>
<int2:intelligence xmlns:int2="http://schemas.microsoft.com/office/intelligence/2020/intelligence" xmlns:oel="http://schemas.microsoft.com/office/2019/extlst">
  <int2:observations>
    <int2:textHash int2:hashCode="U3CZmDoqJX82uS" int2:id="0dyHtsoE">
      <int2:state int2:value="Rejected" int2:type="spell"/>
    </int2:textHash>
    <int2:textHash int2:hashCode="cJHNgNlN6DoToJ" int2:id="y0Kx4rGb">
      <int2:state int2:value="Rejected" int2:type="spell"/>
    </int2:textHash>
    <int2:textHash int2:hashCode="pG1B1ltmDYGLGk" int2:id="zP3MWly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FC7905"/>
    <w:multiLevelType w:val="multilevel"/>
    <w:tmpl w:val="9328EB1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3E7E03"/>
    <w:multiLevelType w:val="multilevel"/>
    <w:tmpl w:val="4FC0E3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0BF50F"/>
    <w:multiLevelType w:val="multilevel"/>
    <w:tmpl w:val="B93478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7AEED06"/>
    <w:multiLevelType w:val="multilevel"/>
    <w:tmpl w:val="E73690C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00E4BB0"/>
    <w:multiLevelType w:val="multilevel"/>
    <w:tmpl w:val="F82428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0726405"/>
    <w:multiLevelType w:val="multilevel"/>
    <w:tmpl w:val="59101D8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12FE5ACD"/>
    <w:multiLevelType w:val="multilevel"/>
    <w:tmpl w:val="AB3A7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67146F"/>
    <w:multiLevelType w:val="multilevel"/>
    <w:tmpl w:val="2D4ABC2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9F4F6B5"/>
    <w:multiLevelType w:val="multilevel"/>
    <w:tmpl w:val="1A78EB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D3581EB"/>
    <w:multiLevelType w:val="multilevel"/>
    <w:tmpl w:val="2E18966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FF77D67"/>
    <w:multiLevelType w:val="multilevel"/>
    <w:tmpl w:val="DD8E2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68875C"/>
    <w:multiLevelType w:val="multilevel"/>
    <w:tmpl w:val="E1AE5F40"/>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259FBED0"/>
    <w:multiLevelType w:val="multilevel"/>
    <w:tmpl w:val="7DA0C38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8E8639C"/>
    <w:multiLevelType w:val="multilevel"/>
    <w:tmpl w:val="88DE44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2A157531"/>
    <w:multiLevelType w:val="multilevel"/>
    <w:tmpl w:val="C66469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2E38249D"/>
    <w:multiLevelType w:val="multilevel"/>
    <w:tmpl w:val="DDB624D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6" w15:restartNumberingAfterBreak="0">
    <w:nsid w:val="2F0630BB"/>
    <w:multiLevelType w:val="multilevel"/>
    <w:tmpl w:val="D8BC5F6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2542F8B"/>
    <w:multiLevelType w:val="multilevel"/>
    <w:tmpl w:val="FBD008D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331CB984"/>
    <w:multiLevelType w:val="multilevel"/>
    <w:tmpl w:val="03F8BA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335741CE"/>
    <w:multiLevelType w:val="multilevel"/>
    <w:tmpl w:val="3EAC9C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4D216CA"/>
    <w:multiLevelType w:val="multilevel"/>
    <w:tmpl w:val="73840B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8CC86C2"/>
    <w:multiLevelType w:val="multilevel"/>
    <w:tmpl w:val="07A464A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393B5D4B"/>
    <w:multiLevelType w:val="multilevel"/>
    <w:tmpl w:val="93E09450"/>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3AB3E538"/>
    <w:multiLevelType w:val="multilevel"/>
    <w:tmpl w:val="854079C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3CB05D4D"/>
    <w:multiLevelType w:val="multilevel"/>
    <w:tmpl w:val="11FC580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3D297C3F"/>
    <w:multiLevelType w:val="multilevel"/>
    <w:tmpl w:val="34E0CA4E"/>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3FDD335A"/>
    <w:multiLevelType w:val="multilevel"/>
    <w:tmpl w:val="F1DE7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2CBC4A"/>
    <w:multiLevelType w:val="multilevel"/>
    <w:tmpl w:val="C28ABDA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466F50DA"/>
    <w:multiLevelType w:val="multilevel"/>
    <w:tmpl w:val="E1783E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6BC4D45"/>
    <w:multiLevelType w:val="multilevel"/>
    <w:tmpl w:val="9B1856E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47A008FD"/>
    <w:multiLevelType w:val="multilevel"/>
    <w:tmpl w:val="5F7ED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7FA7680"/>
    <w:multiLevelType w:val="multilevel"/>
    <w:tmpl w:val="11B24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7E564F"/>
    <w:multiLevelType w:val="multilevel"/>
    <w:tmpl w:val="2C262C76"/>
    <w:lvl w:ilvl="0">
      <w:start w:val="1"/>
      <w:numFmt w:val="decimal"/>
      <w:lvlText w:val="%1."/>
      <w:lvlJc w:val="left"/>
      <w:pPr>
        <w:ind w:left="720" w:hanging="360"/>
      </w:pPr>
    </w:lvl>
    <w:lvl w:ilvl="1">
      <w:start w:val="1"/>
      <w:numFmt w:val="decimal"/>
      <w:lvlText w:val="%1.%2."/>
      <w:lvlJc w:val="left"/>
      <w:pPr>
        <w:ind w:left="1080" w:hanging="720"/>
      </w:pPr>
      <w:rPr>
        <w:b/>
        <w:sz w:val="22"/>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33" w15:restartNumberingAfterBreak="0">
    <w:nsid w:val="49BE3CE4"/>
    <w:multiLevelType w:val="multilevel"/>
    <w:tmpl w:val="F46EC58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556BEE4D"/>
    <w:multiLevelType w:val="multilevel"/>
    <w:tmpl w:val="258A6B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56664ADD"/>
    <w:multiLevelType w:val="multilevel"/>
    <w:tmpl w:val="57E8EF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67471F"/>
    <w:multiLevelType w:val="multilevel"/>
    <w:tmpl w:val="826030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B035AA2"/>
    <w:multiLevelType w:val="multilevel"/>
    <w:tmpl w:val="7438FCB4"/>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5F34148E"/>
    <w:multiLevelType w:val="multilevel"/>
    <w:tmpl w:val="6AF6C58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5F98228B"/>
    <w:multiLevelType w:val="multilevel"/>
    <w:tmpl w:val="F2624662"/>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605C7001"/>
    <w:multiLevelType w:val="multilevel"/>
    <w:tmpl w:val="ADF4F6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352BEC6"/>
    <w:multiLevelType w:val="multilevel"/>
    <w:tmpl w:val="93189A8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F0AB678"/>
    <w:multiLevelType w:val="multilevel"/>
    <w:tmpl w:val="455647D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786E5B44"/>
    <w:multiLevelType w:val="multilevel"/>
    <w:tmpl w:val="99A844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789710D2"/>
    <w:multiLevelType w:val="multilevel"/>
    <w:tmpl w:val="5DAACE88"/>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5" w15:restartNumberingAfterBreak="0">
    <w:nsid w:val="79BE4E4B"/>
    <w:multiLevelType w:val="multilevel"/>
    <w:tmpl w:val="BAE42D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A4C01DE"/>
    <w:multiLevelType w:val="multilevel"/>
    <w:tmpl w:val="7D525AE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7AA4350A"/>
    <w:multiLevelType w:val="multilevel"/>
    <w:tmpl w:val="8598B5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7B68554B"/>
    <w:multiLevelType w:val="multilevel"/>
    <w:tmpl w:val="A366F58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16"/>
  </w:num>
  <w:num w:numId="2">
    <w:abstractNumId w:val="46"/>
  </w:num>
  <w:num w:numId="3">
    <w:abstractNumId w:val="32"/>
  </w:num>
  <w:num w:numId="4">
    <w:abstractNumId w:val="1"/>
  </w:num>
  <w:num w:numId="5">
    <w:abstractNumId w:val="28"/>
  </w:num>
  <w:num w:numId="6">
    <w:abstractNumId w:val="36"/>
  </w:num>
  <w:num w:numId="7">
    <w:abstractNumId w:val="47"/>
  </w:num>
  <w:num w:numId="8">
    <w:abstractNumId w:val="43"/>
  </w:num>
  <w:num w:numId="9">
    <w:abstractNumId w:val="40"/>
  </w:num>
  <w:num w:numId="10">
    <w:abstractNumId w:val="20"/>
  </w:num>
  <w:num w:numId="11">
    <w:abstractNumId w:val="19"/>
  </w:num>
  <w:num w:numId="12">
    <w:abstractNumId w:val="45"/>
  </w:num>
  <w:num w:numId="13">
    <w:abstractNumId w:val="38"/>
  </w:num>
  <w:num w:numId="14">
    <w:abstractNumId w:val="22"/>
  </w:num>
  <w:num w:numId="15">
    <w:abstractNumId w:val="24"/>
  </w:num>
  <w:num w:numId="16">
    <w:abstractNumId w:val="25"/>
  </w:num>
  <w:num w:numId="17">
    <w:abstractNumId w:val="37"/>
  </w:num>
  <w:num w:numId="18">
    <w:abstractNumId w:val="33"/>
  </w:num>
  <w:num w:numId="19">
    <w:abstractNumId w:val="29"/>
  </w:num>
  <w:num w:numId="20">
    <w:abstractNumId w:val="44"/>
  </w:num>
  <w:num w:numId="21">
    <w:abstractNumId w:val="39"/>
  </w:num>
  <w:num w:numId="22">
    <w:abstractNumId w:val="35"/>
  </w:num>
  <w:num w:numId="23">
    <w:abstractNumId w:val="31"/>
  </w:num>
  <w:num w:numId="24">
    <w:abstractNumId w:val="6"/>
  </w:num>
  <w:num w:numId="25">
    <w:abstractNumId w:val="10"/>
  </w:num>
  <w:num w:numId="26">
    <w:abstractNumId w:val="30"/>
  </w:num>
  <w:num w:numId="27">
    <w:abstractNumId w:val="26"/>
  </w:num>
  <w:num w:numId="28">
    <w:abstractNumId w:val="15"/>
  </w:num>
  <w:num w:numId="29">
    <w:abstractNumId w:val="16"/>
  </w:num>
  <w:num w:numId="30">
    <w:abstractNumId w:val="16"/>
  </w:num>
  <w:num w:numId="31">
    <w:abstractNumId w:val="47"/>
  </w:num>
  <w:num w:numId="32">
    <w:abstractNumId w:val="13"/>
  </w:num>
  <w:num w:numId="33">
    <w:abstractNumId w:val="14"/>
  </w:num>
  <w:num w:numId="34">
    <w:abstractNumId w:val="21"/>
  </w:num>
  <w:num w:numId="35">
    <w:abstractNumId w:val="8"/>
  </w:num>
  <w:num w:numId="36">
    <w:abstractNumId w:val="48"/>
  </w:num>
  <w:num w:numId="37">
    <w:abstractNumId w:val="4"/>
  </w:num>
  <w:num w:numId="38">
    <w:abstractNumId w:val="23"/>
  </w:num>
  <w:num w:numId="39">
    <w:abstractNumId w:val="7"/>
  </w:num>
  <w:num w:numId="40">
    <w:abstractNumId w:val="5"/>
  </w:num>
  <w:num w:numId="41">
    <w:abstractNumId w:val="11"/>
  </w:num>
  <w:num w:numId="42">
    <w:abstractNumId w:val="12"/>
  </w:num>
  <w:num w:numId="43">
    <w:abstractNumId w:val="2"/>
  </w:num>
  <w:num w:numId="44">
    <w:abstractNumId w:val="18"/>
  </w:num>
  <w:num w:numId="45">
    <w:abstractNumId w:val="42"/>
  </w:num>
  <w:num w:numId="46">
    <w:abstractNumId w:val="0"/>
  </w:num>
  <w:num w:numId="47">
    <w:abstractNumId w:val="27"/>
  </w:num>
  <w:num w:numId="48">
    <w:abstractNumId w:val="34"/>
  </w:num>
  <w:num w:numId="49">
    <w:abstractNumId w:val="3"/>
  </w:num>
  <w:num w:numId="50">
    <w:abstractNumId w:val="9"/>
  </w:num>
  <w:num w:numId="51">
    <w:abstractNumId w:val="41"/>
  </w:num>
  <w:num w:numId="52">
    <w:abstractNumId w:val="17"/>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Odete Estrela Moreira Gonçalves">
    <w15:presenceInfo w15:providerId="AD" w15:userId="S::ex5435@uminho.pt::cb45985d-b235-48ae-b516-d28686fdc3fa"/>
  </w15:person>
  <w15:person w15:author="Marta Henriques Gonçalves">
    <w15:presenceInfo w15:providerId="AD" w15:userId="S::ex5392@uminho.pt::70131b5a-733e-47e3-bc20-bc95f1750d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2FA8"/>
    <w:rsid w:val="000027C7"/>
    <w:rsid w:val="00007EDE"/>
    <w:rsid w:val="00021B6C"/>
    <w:rsid w:val="000230C8"/>
    <w:rsid w:val="000313D1"/>
    <w:rsid w:val="00031D85"/>
    <w:rsid w:val="0003626C"/>
    <w:rsid w:val="00036667"/>
    <w:rsid w:val="00044B2B"/>
    <w:rsid w:val="000573E1"/>
    <w:rsid w:val="0008065B"/>
    <w:rsid w:val="00080A95"/>
    <w:rsid w:val="00082ED3"/>
    <w:rsid w:val="00090ED3"/>
    <w:rsid w:val="000A1BB4"/>
    <w:rsid w:val="000A6EB5"/>
    <w:rsid w:val="000A7010"/>
    <w:rsid w:val="000B2A95"/>
    <w:rsid w:val="000D1EE2"/>
    <w:rsid w:val="000D5E42"/>
    <w:rsid w:val="000E0E0B"/>
    <w:rsid w:val="000F0633"/>
    <w:rsid w:val="00103A93"/>
    <w:rsid w:val="00105690"/>
    <w:rsid w:val="0010792C"/>
    <w:rsid w:val="001164DD"/>
    <w:rsid w:val="001202D6"/>
    <w:rsid w:val="00121D61"/>
    <w:rsid w:val="00122F27"/>
    <w:rsid w:val="00127B0C"/>
    <w:rsid w:val="00133E72"/>
    <w:rsid w:val="00142249"/>
    <w:rsid w:val="0014754E"/>
    <w:rsid w:val="00147842"/>
    <w:rsid w:val="00156A35"/>
    <w:rsid w:val="00157BAC"/>
    <w:rsid w:val="00157E4B"/>
    <w:rsid w:val="0016349E"/>
    <w:rsid w:val="00167A69"/>
    <w:rsid w:val="00172234"/>
    <w:rsid w:val="00173FCB"/>
    <w:rsid w:val="00176668"/>
    <w:rsid w:val="00176700"/>
    <w:rsid w:val="00181198"/>
    <w:rsid w:val="00184454"/>
    <w:rsid w:val="00184ADB"/>
    <w:rsid w:val="001856B9"/>
    <w:rsid w:val="001869D7"/>
    <w:rsid w:val="001902B2"/>
    <w:rsid w:val="00190E9A"/>
    <w:rsid w:val="00192BB4"/>
    <w:rsid w:val="001A066B"/>
    <w:rsid w:val="001A21CB"/>
    <w:rsid w:val="001A3F1F"/>
    <w:rsid w:val="001B1235"/>
    <w:rsid w:val="001B138F"/>
    <w:rsid w:val="001B4B2F"/>
    <w:rsid w:val="001D1137"/>
    <w:rsid w:val="001D23BC"/>
    <w:rsid w:val="001D265E"/>
    <w:rsid w:val="001E29A1"/>
    <w:rsid w:val="00201ACA"/>
    <w:rsid w:val="00216267"/>
    <w:rsid w:val="00220AD0"/>
    <w:rsid w:val="00242C36"/>
    <w:rsid w:val="00244565"/>
    <w:rsid w:val="0024481E"/>
    <w:rsid w:val="0025569E"/>
    <w:rsid w:val="002602D8"/>
    <w:rsid w:val="00261224"/>
    <w:rsid w:val="0027196E"/>
    <w:rsid w:val="00271BB8"/>
    <w:rsid w:val="002804FA"/>
    <w:rsid w:val="0028281A"/>
    <w:rsid w:val="00283AE9"/>
    <w:rsid w:val="002844B8"/>
    <w:rsid w:val="00284ADA"/>
    <w:rsid w:val="0028501C"/>
    <w:rsid w:val="00286298"/>
    <w:rsid w:val="00286CFB"/>
    <w:rsid w:val="00295D49"/>
    <w:rsid w:val="002970F8"/>
    <w:rsid w:val="002A2F06"/>
    <w:rsid w:val="002B0772"/>
    <w:rsid w:val="002B1BEB"/>
    <w:rsid w:val="002B77B9"/>
    <w:rsid w:val="002C2A92"/>
    <w:rsid w:val="002E300A"/>
    <w:rsid w:val="002E3BC4"/>
    <w:rsid w:val="002E7F5B"/>
    <w:rsid w:val="002F0B66"/>
    <w:rsid w:val="002F763B"/>
    <w:rsid w:val="0030139F"/>
    <w:rsid w:val="00303093"/>
    <w:rsid w:val="0031049B"/>
    <w:rsid w:val="00310770"/>
    <w:rsid w:val="00312A8E"/>
    <w:rsid w:val="003132FC"/>
    <w:rsid w:val="0031364B"/>
    <w:rsid w:val="003227A8"/>
    <w:rsid w:val="003263EE"/>
    <w:rsid w:val="003364EA"/>
    <w:rsid w:val="00336FD6"/>
    <w:rsid w:val="00341803"/>
    <w:rsid w:val="00347702"/>
    <w:rsid w:val="00350EC6"/>
    <w:rsid w:val="00360794"/>
    <w:rsid w:val="00361B61"/>
    <w:rsid w:val="003834AD"/>
    <w:rsid w:val="00386B3C"/>
    <w:rsid w:val="003B22E9"/>
    <w:rsid w:val="003B5EC5"/>
    <w:rsid w:val="003C05E4"/>
    <w:rsid w:val="003C3917"/>
    <w:rsid w:val="003C478E"/>
    <w:rsid w:val="003D3D5F"/>
    <w:rsid w:val="003E1C2F"/>
    <w:rsid w:val="003E216E"/>
    <w:rsid w:val="003E57A7"/>
    <w:rsid w:val="003F22D7"/>
    <w:rsid w:val="003F5553"/>
    <w:rsid w:val="00400236"/>
    <w:rsid w:val="004031D2"/>
    <w:rsid w:val="00405501"/>
    <w:rsid w:val="0041175A"/>
    <w:rsid w:val="004168FC"/>
    <w:rsid w:val="00416A99"/>
    <w:rsid w:val="00442976"/>
    <w:rsid w:val="00455D69"/>
    <w:rsid w:val="004705B9"/>
    <w:rsid w:val="004721FC"/>
    <w:rsid w:val="004778D0"/>
    <w:rsid w:val="00480FA9"/>
    <w:rsid w:val="00483D24"/>
    <w:rsid w:val="004849D9"/>
    <w:rsid w:val="004864A8"/>
    <w:rsid w:val="00491890"/>
    <w:rsid w:val="004A0BA2"/>
    <w:rsid w:val="004A2311"/>
    <w:rsid w:val="004A37C1"/>
    <w:rsid w:val="004A6815"/>
    <w:rsid w:val="004B24FC"/>
    <w:rsid w:val="004B6DFA"/>
    <w:rsid w:val="004B7A05"/>
    <w:rsid w:val="004C107A"/>
    <w:rsid w:val="004C648F"/>
    <w:rsid w:val="004E183F"/>
    <w:rsid w:val="004E391F"/>
    <w:rsid w:val="004F22AA"/>
    <w:rsid w:val="004F743B"/>
    <w:rsid w:val="00507151"/>
    <w:rsid w:val="00536AC3"/>
    <w:rsid w:val="0054475E"/>
    <w:rsid w:val="005505F0"/>
    <w:rsid w:val="005507DF"/>
    <w:rsid w:val="00551A0D"/>
    <w:rsid w:val="00555640"/>
    <w:rsid w:val="005605F7"/>
    <w:rsid w:val="0056454D"/>
    <w:rsid w:val="005834A7"/>
    <w:rsid w:val="00591C15"/>
    <w:rsid w:val="00592CD4"/>
    <w:rsid w:val="00596087"/>
    <w:rsid w:val="005978D0"/>
    <w:rsid w:val="00597AA4"/>
    <w:rsid w:val="00597F73"/>
    <w:rsid w:val="005A0482"/>
    <w:rsid w:val="005A0F51"/>
    <w:rsid w:val="005A1483"/>
    <w:rsid w:val="005A276D"/>
    <w:rsid w:val="005B0337"/>
    <w:rsid w:val="005B23CA"/>
    <w:rsid w:val="005B4589"/>
    <w:rsid w:val="005B4889"/>
    <w:rsid w:val="005B64F3"/>
    <w:rsid w:val="005C14B5"/>
    <w:rsid w:val="005C767A"/>
    <w:rsid w:val="005D7A31"/>
    <w:rsid w:val="005E387A"/>
    <w:rsid w:val="005E711F"/>
    <w:rsid w:val="005F11B9"/>
    <w:rsid w:val="005F1C01"/>
    <w:rsid w:val="005F364F"/>
    <w:rsid w:val="005F4474"/>
    <w:rsid w:val="00600517"/>
    <w:rsid w:val="00601BA5"/>
    <w:rsid w:val="00602FA8"/>
    <w:rsid w:val="00604496"/>
    <w:rsid w:val="006045CA"/>
    <w:rsid w:val="00605626"/>
    <w:rsid w:val="0060678A"/>
    <w:rsid w:val="0060767C"/>
    <w:rsid w:val="00613D0F"/>
    <w:rsid w:val="006279F6"/>
    <w:rsid w:val="0063182C"/>
    <w:rsid w:val="00632F01"/>
    <w:rsid w:val="006334D0"/>
    <w:rsid w:val="00637000"/>
    <w:rsid w:val="006379BC"/>
    <w:rsid w:val="00637DBF"/>
    <w:rsid w:val="00657F7A"/>
    <w:rsid w:val="006613CC"/>
    <w:rsid w:val="00661ADA"/>
    <w:rsid w:val="00663DC8"/>
    <w:rsid w:val="00666CD1"/>
    <w:rsid w:val="006726EF"/>
    <w:rsid w:val="006778BF"/>
    <w:rsid w:val="006A07DC"/>
    <w:rsid w:val="006A11B8"/>
    <w:rsid w:val="006A3669"/>
    <w:rsid w:val="006A7A17"/>
    <w:rsid w:val="006B0C28"/>
    <w:rsid w:val="006B1CBB"/>
    <w:rsid w:val="006B232F"/>
    <w:rsid w:val="006B6D5D"/>
    <w:rsid w:val="006B73AB"/>
    <w:rsid w:val="006C4A19"/>
    <w:rsid w:val="006D069D"/>
    <w:rsid w:val="006D1505"/>
    <w:rsid w:val="006D1FA3"/>
    <w:rsid w:val="006D2866"/>
    <w:rsid w:val="006D4B4D"/>
    <w:rsid w:val="006D78E6"/>
    <w:rsid w:val="006E1A84"/>
    <w:rsid w:val="006F01F1"/>
    <w:rsid w:val="006F2528"/>
    <w:rsid w:val="006F3B29"/>
    <w:rsid w:val="00703342"/>
    <w:rsid w:val="00710813"/>
    <w:rsid w:val="00717531"/>
    <w:rsid w:val="00717ACC"/>
    <w:rsid w:val="0072652E"/>
    <w:rsid w:val="00733098"/>
    <w:rsid w:val="007342B1"/>
    <w:rsid w:val="00734D01"/>
    <w:rsid w:val="007359C8"/>
    <w:rsid w:val="0074175B"/>
    <w:rsid w:val="007440A4"/>
    <w:rsid w:val="00745128"/>
    <w:rsid w:val="0074670A"/>
    <w:rsid w:val="00754DF3"/>
    <w:rsid w:val="00756674"/>
    <w:rsid w:val="00765948"/>
    <w:rsid w:val="00767EC4"/>
    <w:rsid w:val="00775BC1"/>
    <w:rsid w:val="00775DCA"/>
    <w:rsid w:val="00776F86"/>
    <w:rsid w:val="00781E81"/>
    <w:rsid w:val="00783E2F"/>
    <w:rsid w:val="0078725A"/>
    <w:rsid w:val="00787915"/>
    <w:rsid w:val="00797341"/>
    <w:rsid w:val="0079789A"/>
    <w:rsid w:val="007A45A8"/>
    <w:rsid w:val="007B13F4"/>
    <w:rsid w:val="007B2103"/>
    <w:rsid w:val="007B5381"/>
    <w:rsid w:val="007B7B63"/>
    <w:rsid w:val="007D10B2"/>
    <w:rsid w:val="007E3756"/>
    <w:rsid w:val="007F43F0"/>
    <w:rsid w:val="00803174"/>
    <w:rsid w:val="00804FF9"/>
    <w:rsid w:val="0080651E"/>
    <w:rsid w:val="00815AD8"/>
    <w:rsid w:val="00821590"/>
    <w:rsid w:val="0082456F"/>
    <w:rsid w:val="00831729"/>
    <w:rsid w:val="00840376"/>
    <w:rsid w:val="00842FFB"/>
    <w:rsid w:val="00843AE2"/>
    <w:rsid w:val="0084494A"/>
    <w:rsid w:val="008473CA"/>
    <w:rsid w:val="00852632"/>
    <w:rsid w:val="0085283E"/>
    <w:rsid w:val="00860C03"/>
    <w:rsid w:val="008631B1"/>
    <w:rsid w:val="00864BFB"/>
    <w:rsid w:val="00866B50"/>
    <w:rsid w:val="00874BCE"/>
    <w:rsid w:val="0088097D"/>
    <w:rsid w:val="00880DE0"/>
    <w:rsid w:val="008842A0"/>
    <w:rsid w:val="008863F0"/>
    <w:rsid w:val="00890B2C"/>
    <w:rsid w:val="008926D4"/>
    <w:rsid w:val="008A0D4B"/>
    <w:rsid w:val="008A453D"/>
    <w:rsid w:val="008A4EF8"/>
    <w:rsid w:val="008B2BCF"/>
    <w:rsid w:val="008B6628"/>
    <w:rsid w:val="008C124C"/>
    <w:rsid w:val="008C1B2A"/>
    <w:rsid w:val="008D06B1"/>
    <w:rsid w:val="008D0AF2"/>
    <w:rsid w:val="008D484D"/>
    <w:rsid w:val="008D5348"/>
    <w:rsid w:val="008D78F7"/>
    <w:rsid w:val="008E2774"/>
    <w:rsid w:val="008E5595"/>
    <w:rsid w:val="008E6532"/>
    <w:rsid w:val="008F6F2F"/>
    <w:rsid w:val="00900995"/>
    <w:rsid w:val="00902AC0"/>
    <w:rsid w:val="0091299F"/>
    <w:rsid w:val="00912D7A"/>
    <w:rsid w:val="009169FA"/>
    <w:rsid w:val="00916F27"/>
    <w:rsid w:val="00925149"/>
    <w:rsid w:val="00937AD4"/>
    <w:rsid w:val="009450EB"/>
    <w:rsid w:val="00954711"/>
    <w:rsid w:val="009551F3"/>
    <w:rsid w:val="00957A43"/>
    <w:rsid w:val="00971448"/>
    <w:rsid w:val="00975C72"/>
    <w:rsid w:val="009820AF"/>
    <w:rsid w:val="009824CD"/>
    <w:rsid w:val="009860E0"/>
    <w:rsid w:val="00994493"/>
    <w:rsid w:val="00995556"/>
    <w:rsid w:val="00996C3D"/>
    <w:rsid w:val="009A40FA"/>
    <w:rsid w:val="009A4EBA"/>
    <w:rsid w:val="009A4F50"/>
    <w:rsid w:val="009A5728"/>
    <w:rsid w:val="009A5B64"/>
    <w:rsid w:val="009A7AF9"/>
    <w:rsid w:val="009A7E09"/>
    <w:rsid w:val="009D309A"/>
    <w:rsid w:val="009E1A36"/>
    <w:rsid w:val="009E1B23"/>
    <w:rsid w:val="009E3529"/>
    <w:rsid w:val="009E77FE"/>
    <w:rsid w:val="009F7160"/>
    <w:rsid w:val="00A01DC2"/>
    <w:rsid w:val="00A05354"/>
    <w:rsid w:val="00A069BE"/>
    <w:rsid w:val="00A06DD2"/>
    <w:rsid w:val="00A1053A"/>
    <w:rsid w:val="00A17283"/>
    <w:rsid w:val="00A21DAC"/>
    <w:rsid w:val="00A31C13"/>
    <w:rsid w:val="00A421C0"/>
    <w:rsid w:val="00A445EC"/>
    <w:rsid w:val="00A4762D"/>
    <w:rsid w:val="00A50CB7"/>
    <w:rsid w:val="00A702AB"/>
    <w:rsid w:val="00A76D20"/>
    <w:rsid w:val="00A82C9D"/>
    <w:rsid w:val="00A863AA"/>
    <w:rsid w:val="00A87B41"/>
    <w:rsid w:val="00A961E0"/>
    <w:rsid w:val="00AA0201"/>
    <w:rsid w:val="00AA56C1"/>
    <w:rsid w:val="00AA6473"/>
    <w:rsid w:val="00AB2760"/>
    <w:rsid w:val="00AB4FCB"/>
    <w:rsid w:val="00AC375A"/>
    <w:rsid w:val="00AE6D75"/>
    <w:rsid w:val="00AF7F7E"/>
    <w:rsid w:val="00B0171D"/>
    <w:rsid w:val="00B0587D"/>
    <w:rsid w:val="00B07CB4"/>
    <w:rsid w:val="00B24886"/>
    <w:rsid w:val="00B34F7C"/>
    <w:rsid w:val="00B35737"/>
    <w:rsid w:val="00B36E77"/>
    <w:rsid w:val="00B40ED7"/>
    <w:rsid w:val="00B42BC3"/>
    <w:rsid w:val="00B5173F"/>
    <w:rsid w:val="00B51B29"/>
    <w:rsid w:val="00B57D36"/>
    <w:rsid w:val="00B66783"/>
    <w:rsid w:val="00B72482"/>
    <w:rsid w:val="00B73821"/>
    <w:rsid w:val="00B8071A"/>
    <w:rsid w:val="00B829D2"/>
    <w:rsid w:val="00B833D9"/>
    <w:rsid w:val="00B86A56"/>
    <w:rsid w:val="00B87C3A"/>
    <w:rsid w:val="00B905A8"/>
    <w:rsid w:val="00B94FDE"/>
    <w:rsid w:val="00B95244"/>
    <w:rsid w:val="00BA0A64"/>
    <w:rsid w:val="00BA4B1B"/>
    <w:rsid w:val="00BA768C"/>
    <w:rsid w:val="00BB2F5B"/>
    <w:rsid w:val="00BB48DA"/>
    <w:rsid w:val="00BC07A5"/>
    <w:rsid w:val="00BC7C83"/>
    <w:rsid w:val="00BD2DCC"/>
    <w:rsid w:val="00BE0DE0"/>
    <w:rsid w:val="00BE519D"/>
    <w:rsid w:val="00BF1EC6"/>
    <w:rsid w:val="00BF5F6D"/>
    <w:rsid w:val="00C00426"/>
    <w:rsid w:val="00C056AE"/>
    <w:rsid w:val="00C1605F"/>
    <w:rsid w:val="00C31A38"/>
    <w:rsid w:val="00C3445D"/>
    <w:rsid w:val="00C34F14"/>
    <w:rsid w:val="00C35BD5"/>
    <w:rsid w:val="00C373AF"/>
    <w:rsid w:val="00C43211"/>
    <w:rsid w:val="00C5107D"/>
    <w:rsid w:val="00C526BB"/>
    <w:rsid w:val="00C52F77"/>
    <w:rsid w:val="00C67CD7"/>
    <w:rsid w:val="00C71F69"/>
    <w:rsid w:val="00C8412F"/>
    <w:rsid w:val="00C9090A"/>
    <w:rsid w:val="00CA009E"/>
    <w:rsid w:val="00CA03A4"/>
    <w:rsid w:val="00CB3FD6"/>
    <w:rsid w:val="00CC1CDF"/>
    <w:rsid w:val="00CD2F27"/>
    <w:rsid w:val="00CE052C"/>
    <w:rsid w:val="00CE31AF"/>
    <w:rsid w:val="00CE5194"/>
    <w:rsid w:val="00CE567A"/>
    <w:rsid w:val="00D031DB"/>
    <w:rsid w:val="00D116DD"/>
    <w:rsid w:val="00D17268"/>
    <w:rsid w:val="00D20BC7"/>
    <w:rsid w:val="00D24A35"/>
    <w:rsid w:val="00D30E14"/>
    <w:rsid w:val="00D32C00"/>
    <w:rsid w:val="00D32C76"/>
    <w:rsid w:val="00D353A1"/>
    <w:rsid w:val="00D35759"/>
    <w:rsid w:val="00D358C0"/>
    <w:rsid w:val="00D3641E"/>
    <w:rsid w:val="00D40F06"/>
    <w:rsid w:val="00D41663"/>
    <w:rsid w:val="00D419F2"/>
    <w:rsid w:val="00D473CD"/>
    <w:rsid w:val="00D51CBF"/>
    <w:rsid w:val="00D52452"/>
    <w:rsid w:val="00D52D00"/>
    <w:rsid w:val="00D563D8"/>
    <w:rsid w:val="00D67138"/>
    <w:rsid w:val="00D67F56"/>
    <w:rsid w:val="00D71F5D"/>
    <w:rsid w:val="00D7297A"/>
    <w:rsid w:val="00D756ED"/>
    <w:rsid w:val="00D76963"/>
    <w:rsid w:val="00D8712B"/>
    <w:rsid w:val="00D90BF3"/>
    <w:rsid w:val="00D9231B"/>
    <w:rsid w:val="00D96866"/>
    <w:rsid w:val="00DA558C"/>
    <w:rsid w:val="00DB23F4"/>
    <w:rsid w:val="00DC081F"/>
    <w:rsid w:val="00DC3A0D"/>
    <w:rsid w:val="00DD748E"/>
    <w:rsid w:val="00DE29C1"/>
    <w:rsid w:val="00DF0001"/>
    <w:rsid w:val="00DF0287"/>
    <w:rsid w:val="00DF29A1"/>
    <w:rsid w:val="00E02873"/>
    <w:rsid w:val="00E02D6B"/>
    <w:rsid w:val="00E03B7D"/>
    <w:rsid w:val="00E237F9"/>
    <w:rsid w:val="00E3039B"/>
    <w:rsid w:val="00E416F5"/>
    <w:rsid w:val="00E42915"/>
    <w:rsid w:val="00E42B9E"/>
    <w:rsid w:val="00E47C0C"/>
    <w:rsid w:val="00E553BE"/>
    <w:rsid w:val="00E577BF"/>
    <w:rsid w:val="00E57879"/>
    <w:rsid w:val="00E655DC"/>
    <w:rsid w:val="00E6599A"/>
    <w:rsid w:val="00E71486"/>
    <w:rsid w:val="00E71BD4"/>
    <w:rsid w:val="00E739C2"/>
    <w:rsid w:val="00E82CF5"/>
    <w:rsid w:val="00E877B9"/>
    <w:rsid w:val="00E90E43"/>
    <w:rsid w:val="00E922DB"/>
    <w:rsid w:val="00EB0010"/>
    <w:rsid w:val="00EB0879"/>
    <w:rsid w:val="00EC1BA4"/>
    <w:rsid w:val="00EC4DA6"/>
    <w:rsid w:val="00EC7E81"/>
    <w:rsid w:val="00ED722B"/>
    <w:rsid w:val="00EE4831"/>
    <w:rsid w:val="00EE730F"/>
    <w:rsid w:val="00EF07CB"/>
    <w:rsid w:val="00F008AA"/>
    <w:rsid w:val="00F016DA"/>
    <w:rsid w:val="00F02AAD"/>
    <w:rsid w:val="00F172E2"/>
    <w:rsid w:val="00F211AF"/>
    <w:rsid w:val="00F23222"/>
    <w:rsid w:val="00F2593A"/>
    <w:rsid w:val="00F26DBC"/>
    <w:rsid w:val="00F30F60"/>
    <w:rsid w:val="00F41AD8"/>
    <w:rsid w:val="00F461C4"/>
    <w:rsid w:val="00F4745C"/>
    <w:rsid w:val="00F52E2A"/>
    <w:rsid w:val="00F53AE0"/>
    <w:rsid w:val="00F64542"/>
    <w:rsid w:val="00F72CE6"/>
    <w:rsid w:val="00F730A6"/>
    <w:rsid w:val="00F80742"/>
    <w:rsid w:val="00F8312D"/>
    <w:rsid w:val="00F83855"/>
    <w:rsid w:val="00F84939"/>
    <w:rsid w:val="00F968B5"/>
    <w:rsid w:val="00FA544B"/>
    <w:rsid w:val="00FB1F82"/>
    <w:rsid w:val="00FC6604"/>
    <w:rsid w:val="00FC728A"/>
    <w:rsid w:val="00FD4E61"/>
    <w:rsid w:val="00FD73A6"/>
    <w:rsid w:val="00FE353D"/>
    <w:rsid w:val="00FE49B8"/>
    <w:rsid w:val="00FF24DB"/>
    <w:rsid w:val="00FF3ADB"/>
    <w:rsid w:val="00FF7E34"/>
    <w:rsid w:val="010B2883"/>
    <w:rsid w:val="010CC284"/>
    <w:rsid w:val="015D2EAB"/>
    <w:rsid w:val="01D064E9"/>
    <w:rsid w:val="0298C22A"/>
    <w:rsid w:val="031340A7"/>
    <w:rsid w:val="03576762"/>
    <w:rsid w:val="047F45A3"/>
    <w:rsid w:val="062E53C5"/>
    <w:rsid w:val="06A05D05"/>
    <w:rsid w:val="071AE2DC"/>
    <w:rsid w:val="071FFBB2"/>
    <w:rsid w:val="07776B4A"/>
    <w:rsid w:val="088187F9"/>
    <w:rsid w:val="0924F3EE"/>
    <w:rsid w:val="09D7FBED"/>
    <w:rsid w:val="0A2DD7AB"/>
    <w:rsid w:val="0B4D4EB0"/>
    <w:rsid w:val="0B4D677A"/>
    <w:rsid w:val="0C0168FC"/>
    <w:rsid w:val="0CFC29E0"/>
    <w:rsid w:val="0D012EB2"/>
    <w:rsid w:val="0D21BAA3"/>
    <w:rsid w:val="0E272125"/>
    <w:rsid w:val="0EACDF10"/>
    <w:rsid w:val="0EFF28EA"/>
    <w:rsid w:val="10C4156E"/>
    <w:rsid w:val="10DBF055"/>
    <w:rsid w:val="115F45BC"/>
    <w:rsid w:val="128711AA"/>
    <w:rsid w:val="12968BC8"/>
    <w:rsid w:val="139FE359"/>
    <w:rsid w:val="14382757"/>
    <w:rsid w:val="14942A1D"/>
    <w:rsid w:val="14B2DB1C"/>
    <w:rsid w:val="1505335D"/>
    <w:rsid w:val="1542EC35"/>
    <w:rsid w:val="15490A60"/>
    <w:rsid w:val="1555582B"/>
    <w:rsid w:val="1683DFDB"/>
    <w:rsid w:val="17362420"/>
    <w:rsid w:val="17D06BA0"/>
    <w:rsid w:val="188C6683"/>
    <w:rsid w:val="18CCF5D0"/>
    <w:rsid w:val="18D1A171"/>
    <w:rsid w:val="1931A352"/>
    <w:rsid w:val="19DBF60E"/>
    <w:rsid w:val="19F31A64"/>
    <w:rsid w:val="1A5ADF66"/>
    <w:rsid w:val="1B2E4ECB"/>
    <w:rsid w:val="1B4657EE"/>
    <w:rsid w:val="1C8FE755"/>
    <w:rsid w:val="1CB8E488"/>
    <w:rsid w:val="1CF077C4"/>
    <w:rsid w:val="1DF72AC6"/>
    <w:rsid w:val="1E2F9F6C"/>
    <w:rsid w:val="1E76E171"/>
    <w:rsid w:val="1F27D533"/>
    <w:rsid w:val="1F738085"/>
    <w:rsid w:val="1F895B97"/>
    <w:rsid w:val="202C9149"/>
    <w:rsid w:val="20539BEB"/>
    <w:rsid w:val="20E24456"/>
    <w:rsid w:val="20E9F866"/>
    <w:rsid w:val="2104C995"/>
    <w:rsid w:val="220342DE"/>
    <w:rsid w:val="225BA27E"/>
    <w:rsid w:val="227AF475"/>
    <w:rsid w:val="227B25B3"/>
    <w:rsid w:val="22E267E0"/>
    <w:rsid w:val="23069637"/>
    <w:rsid w:val="238A2DAF"/>
    <w:rsid w:val="23AC9599"/>
    <w:rsid w:val="24544B18"/>
    <w:rsid w:val="250E7D56"/>
    <w:rsid w:val="2519014A"/>
    <w:rsid w:val="2542B42F"/>
    <w:rsid w:val="2599BE29"/>
    <w:rsid w:val="261D0C91"/>
    <w:rsid w:val="26551DAB"/>
    <w:rsid w:val="26C94676"/>
    <w:rsid w:val="26E51B5E"/>
    <w:rsid w:val="2726BFC6"/>
    <w:rsid w:val="272F8A26"/>
    <w:rsid w:val="2774BA2E"/>
    <w:rsid w:val="28B50C51"/>
    <w:rsid w:val="2947F41C"/>
    <w:rsid w:val="297D053F"/>
    <w:rsid w:val="29F0CE9F"/>
    <w:rsid w:val="2A01E66B"/>
    <w:rsid w:val="2A60DA90"/>
    <w:rsid w:val="2ABC9BE6"/>
    <w:rsid w:val="2AD0596E"/>
    <w:rsid w:val="2B4284CE"/>
    <w:rsid w:val="2B56B536"/>
    <w:rsid w:val="2C7F9E76"/>
    <w:rsid w:val="2D9CCFDB"/>
    <w:rsid w:val="2DA7F205"/>
    <w:rsid w:val="2DBD951C"/>
    <w:rsid w:val="2E055A0A"/>
    <w:rsid w:val="2E678DB4"/>
    <w:rsid w:val="2E823E89"/>
    <w:rsid w:val="2ECA8B7E"/>
    <w:rsid w:val="2F0473A6"/>
    <w:rsid w:val="31A65990"/>
    <w:rsid w:val="322B31EB"/>
    <w:rsid w:val="32EED082"/>
    <w:rsid w:val="332EFE75"/>
    <w:rsid w:val="33BFD077"/>
    <w:rsid w:val="340ABDE2"/>
    <w:rsid w:val="35AE9E26"/>
    <w:rsid w:val="361A0A4E"/>
    <w:rsid w:val="368A6E80"/>
    <w:rsid w:val="36AA8A36"/>
    <w:rsid w:val="36CA831F"/>
    <w:rsid w:val="386F600C"/>
    <w:rsid w:val="38BE98A8"/>
    <w:rsid w:val="38F4BC85"/>
    <w:rsid w:val="391615AB"/>
    <w:rsid w:val="394984C6"/>
    <w:rsid w:val="394C859F"/>
    <w:rsid w:val="39F54814"/>
    <w:rsid w:val="39FBF422"/>
    <w:rsid w:val="3B04D42D"/>
    <w:rsid w:val="3B5A795E"/>
    <w:rsid w:val="3BB65821"/>
    <w:rsid w:val="3C3428C4"/>
    <w:rsid w:val="3D0B6398"/>
    <w:rsid w:val="3D54D284"/>
    <w:rsid w:val="3F74AC17"/>
    <w:rsid w:val="3F93AA48"/>
    <w:rsid w:val="40FC43A9"/>
    <w:rsid w:val="424F6CBC"/>
    <w:rsid w:val="437F56F7"/>
    <w:rsid w:val="438296EB"/>
    <w:rsid w:val="43D8D610"/>
    <w:rsid w:val="444536DC"/>
    <w:rsid w:val="447EB948"/>
    <w:rsid w:val="44D9ED01"/>
    <w:rsid w:val="457D9F40"/>
    <w:rsid w:val="459C8ADD"/>
    <w:rsid w:val="47651309"/>
    <w:rsid w:val="484BE8E6"/>
    <w:rsid w:val="4886D465"/>
    <w:rsid w:val="48C24C3B"/>
    <w:rsid w:val="48F777F5"/>
    <w:rsid w:val="49155237"/>
    <w:rsid w:val="49A73B26"/>
    <w:rsid w:val="4AD9E88C"/>
    <w:rsid w:val="4B304364"/>
    <w:rsid w:val="4B607C68"/>
    <w:rsid w:val="4B7BAE0C"/>
    <w:rsid w:val="4BAEDB1B"/>
    <w:rsid w:val="4BD2BF04"/>
    <w:rsid w:val="4C85364F"/>
    <w:rsid w:val="4CBB4F67"/>
    <w:rsid w:val="4CF7611E"/>
    <w:rsid w:val="4E418011"/>
    <w:rsid w:val="4E4F5C4F"/>
    <w:rsid w:val="50DA3ABF"/>
    <w:rsid w:val="5123AE28"/>
    <w:rsid w:val="521FF7E0"/>
    <w:rsid w:val="5284EA2A"/>
    <w:rsid w:val="54A7483B"/>
    <w:rsid w:val="54F2022D"/>
    <w:rsid w:val="54F7F935"/>
    <w:rsid w:val="553492A7"/>
    <w:rsid w:val="56A44939"/>
    <w:rsid w:val="57208414"/>
    <w:rsid w:val="585A92B9"/>
    <w:rsid w:val="58A7DBA9"/>
    <w:rsid w:val="591EBA0B"/>
    <w:rsid w:val="599020BB"/>
    <w:rsid w:val="5A06DEF6"/>
    <w:rsid w:val="5A327059"/>
    <w:rsid w:val="5AA0E9D1"/>
    <w:rsid w:val="5B81DF63"/>
    <w:rsid w:val="5BF7BA97"/>
    <w:rsid w:val="5C4C2E4D"/>
    <w:rsid w:val="5CBC8C2B"/>
    <w:rsid w:val="5D056926"/>
    <w:rsid w:val="5D633F63"/>
    <w:rsid w:val="5DE5D33F"/>
    <w:rsid w:val="5ED50B46"/>
    <w:rsid w:val="5EF4B59D"/>
    <w:rsid w:val="5F236242"/>
    <w:rsid w:val="608B19FF"/>
    <w:rsid w:val="60E5800A"/>
    <w:rsid w:val="613D91C8"/>
    <w:rsid w:val="61B9D5FA"/>
    <w:rsid w:val="61EC05A5"/>
    <w:rsid w:val="623C9319"/>
    <w:rsid w:val="62809017"/>
    <w:rsid w:val="65AF09D9"/>
    <w:rsid w:val="667415EC"/>
    <w:rsid w:val="66BF5C09"/>
    <w:rsid w:val="67F029AD"/>
    <w:rsid w:val="6807CB02"/>
    <w:rsid w:val="68497971"/>
    <w:rsid w:val="68BAEF41"/>
    <w:rsid w:val="696E70B0"/>
    <w:rsid w:val="6A61BFD1"/>
    <w:rsid w:val="6A661322"/>
    <w:rsid w:val="6AD06558"/>
    <w:rsid w:val="6AD52D1E"/>
    <w:rsid w:val="6AFD9734"/>
    <w:rsid w:val="6B12B9C1"/>
    <w:rsid w:val="6B52F510"/>
    <w:rsid w:val="6C6AE263"/>
    <w:rsid w:val="6CE73649"/>
    <w:rsid w:val="6CF061D3"/>
    <w:rsid w:val="6D42CE4B"/>
    <w:rsid w:val="6D66F185"/>
    <w:rsid w:val="6DC1A220"/>
    <w:rsid w:val="6DD821EF"/>
    <w:rsid w:val="6ED2C14D"/>
    <w:rsid w:val="6F0DFBFE"/>
    <w:rsid w:val="6FAF6552"/>
    <w:rsid w:val="700CDD11"/>
    <w:rsid w:val="70930A95"/>
    <w:rsid w:val="713D1BFC"/>
    <w:rsid w:val="72701A33"/>
    <w:rsid w:val="72C1BE40"/>
    <w:rsid w:val="732D3197"/>
    <w:rsid w:val="757FD4C4"/>
    <w:rsid w:val="75A8DB96"/>
    <w:rsid w:val="76752C10"/>
    <w:rsid w:val="769CAB43"/>
    <w:rsid w:val="789E41DA"/>
    <w:rsid w:val="78B9CD3D"/>
    <w:rsid w:val="78F1D281"/>
    <w:rsid w:val="79EEC6D1"/>
    <w:rsid w:val="7A098E79"/>
    <w:rsid w:val="7A78AC66"/>
    <w:rsid w:val="7A8575ED"/>
    <w:rsid w:val="7A9DCF89"/>
    <w:rsid w:val="7ACA3FCC"/>
    <w:rsid w:val="7BA6C00D"/>
    <w:rsid w:val="7BBEC686"/>
    <w:rsid w:val="7BC184B9"/>
    <w:rsid w:val="7C2A6606"/>
    <w:rsid w:val="7CD6D797"/>
    <w:rsid w:val="7DB4F111"/>
    <w:rsid w:val="7E9D0E04"/>
    <w:rsid w:val="7EEE55BF"/>
    <w:rsid w:val="7F0297D2"/>
    <w:rsid w:val="7FAB34BB"/>
    <w:rsid w:val="7FB342CD"/>
    <w:rsid w:val="7FE1D4C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7508D5"/>
  <w15:docId w15:val="{DCCD4AFF-CB13-4F7E-A8AA-39C21BCB8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pt-PT"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Segoe UI" w:hAnsi="Segoe UI"/>
      <w:lang w:val="en-GB"/>
    </w:rPr>
  </w:style>
  <w:style w:type="paragraph" w:styleId="Heading1">
    <w:name w:val="heading 1"/>
    <w:basedOn w:val="Normal"/>
    <w:next w:val="Normal"/>
    <w:link w:val="Heading1Char"/>
    <w:uiPriority w:val="9"/>
    <w:qFormat/>
    <w:pPr>
      <w:keepNext/>
      <w:keepLines/>
      <w:outlineLvl w:val="0"/>
    </w:pPr>
    <w:rPr>
      <w:rFonts w:eastAsiaTheme="majorEastAsia" w:cstheme="majorBidi"/>
      <w:b/>
      <w:sz w:val="48"/>
      <w:szCs w:val="32"/>
    </w:rPr>
  </w:style>
  <w:style w:type="paragraph" w:styleId="Heading2">
    <w:name w:val="heading 2"/>
    <w:basedOn w:val="Normal"/>
    <w:next w:val="Normal"/>
    <w:link w:val="Heading2Char"/>
    <w:uiPriority w:val="9"/>
    <w:unhideWhenUsed/>
    <w:qFormat/>
    <w:pPr>
      <w:keepNext/>
      <w:keepLines/>
      <w:outlineLvl w:val="1"/>
    </w:pPr>
    <w:rPr>
      <w:rFonts w:eastAsiaTheme="majorEastAsia" w:cs="Times New Roman (Cabeçalho CS)"/>
      <w:b/>
      <w:sz w:val="36"/>
      <w:szCs w:val="26"/>
    </w:rPr>
  </w:style>
  <w:style w:type="paragraph" w:styleId="Heading3">
    <w:name w:val="heading 3"/>
    <w:basedOn w:val="Normal"/>
    <w:next w:val="Normal"/>
    <w:link w:val="Heading3Char"/>
    <w:uiPriority w:val="9"/>
    <w:unhideWhenUsed/>
    <w:qFormat/>
    <w:pPr>
      <w:keepNext/>
      <w:keepLines/>
      <w:spacing w:after="60"/>
      <w:outlineLvl w:val="2"/>
    </w:pPr>
    <w:rPr>
      <w:rFonts w:eastAsiaTheme="majorEastAsia" w:cstheme="majorBidi"/>
      <w:b/>
      <w:sz w:val="36"/>
    </w:rPr>
  </w:style>
  <w:style w:type="paragraph" w:styleId="Heading4">
    <w:name w:val="heading 4"/>
    <w:basedOn w:val="Normal"/>
    <w:next w:val="Normal"/>
    <w:link w:val="Heading4Char"/>
    <w:uiPriority w:val="9"/>
    <w:unhideWhenUsed/>
    <w:qFormat/>
    <w:pPr>
      <w:keepNext/>
      <w:keepLines/>
      <w:spacing w:after="0"/>
      <w:outlineLvl w:val="3"/>
    </w:pPr>
    <w:rPr>
      <w:rFonts w:eastAsiaTheme="majorEastAsia" w:cs="Times New Roman (Cabeçalho CS)"/>
      <w:b/>
      <w:iCs/>
      <w:sz w:val="28"/>
    </w:rPr>
  </w:style>
  <w:style w:type="paragraph" w:styleId="Heading5">
    <w:name w:val="heading 5"/>
    <w:basedOn w:val="Normal"/>
    <w:next w:val="Normal"/>
    <w:link w:val="Heading5Char"/>
    <w:uiPriority w:val="9"/>
    <w:unhideWhenUsed/>
    <w:qFormat/>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4" w:space="0" w:color="000000"/>
          <w:left w:val="none" w:sz="4" w:space="0" w:color="000000"/>
          <w:bottom w:val="single" w:sz="4" w:space="0" w:color="A0B7E1" w:themeColor="accent1" w:themeTint="80"/>
          <w:right w:val="none" w:sz="4" w:space="0" w:color="000000"/>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4" w:space="0" w:color="000000"/>
          <w:left w:val="none" w:sz="4" w:space="0" w:color="000000"/>
          <w:bottom w:val="none" w:sz="4" w:space="0" w:color="000000"/>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4" w:space="0" w:color="000000"/>
          <w:left w:val="single" w:sz="4" w:space="0" w:color="A0B7E1" w:themeColor="accent1" w:themeTint="80"/>
          <w:bottom w:val="none" w:sz="4" w:space="0" w:color="000000"/>
          <w:right w:val="none" w:sz="4" w:space="0" w:color="000000"/>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4" w:space="0" w:color="000000"/>
          <w:left w:val="none" w:sz="4" w:space="0" w:color="000000"/>
          <w:bottom w:val="single" w:sz="4" w:space="0" w:color="A2C6E7" w:themeColor="accent5" w:themeTint="90"/>
          <w:right w:val="none" w:sz="4" w:space="0" w:color="000000"/>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4" w:space="0" w:color="000000"/>
          <w:left w:val="none" w:sz="4" w:space="0" w:color="000000"/>
          <w:bottom w:val="none" w:sz="4" w:space="0" w:color="000000"/>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4" w:space="0" w:color="000000"/>
          <w:left w:val="single" w:sz="4" w:space="0" w:color="A2C6E7" w:themeColor="accent5" w:themeTint="90"/>
          <w:bottom w:val="none" w:sz="4" w:space="0" w:color="000000"/>
          <w:right w:val="none" w:sz="4" w:space="0" w:color="000000"/>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4" w:space="0" w:color="000000"/>
          <w:left w:val="none" w:sz="4" w:space="0" w:color="000000"/>
          <w:bottom w:val="single" w:sz="4" w:space="0" w:color="4472C4" w:themeColor="accent1"/>
          <w:right w:val="none" w:sz="4" w:space="0" w:color="000000"/>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4" w:space="0" w:color="000000"/>
          <w:left w:val="none" w:sz="4" w:space="0" w:color="000000"/>
          <w:bottom w:val="none" w:sz="4" w:space="0" w:color="000000"/>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4" w:space="0" w:color="000000"/>
          <w:left w:val="single" w:sz="4" w:space="0" w:color="4472C4" w:themeColor="accent1"/>
          <w:bottom w:val="none" w:sz="4" w:space="0" w:color="000000"/>
          <w:right w:val="none" w:sz="4" w:space="0" w:color="000000"/>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4" w:space="0" w:color="000000"/>
          <w:left w:val="none" w:sz="4" w:space="0" w:color="000000"/>
          <w:bottom w:val="single" w:sz="4" w:space="0" w:color="9BC2E5" w:themeColor="accent5" w:themeTint="9A"/>
          <w:right w:val="none" w:sz="4" w:space="0" w:color="000000"/>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4" w:space="0" w:color="000000"/>
          <w:left w:val="none" w:sz="4" w:space="0" w:color="000000"/>
          <w:bottom w:val="none" w:sz="4" w:space="0" w:color="000000"/>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4" w:space="0" w:color="000000"/>
          <w:left w:val="single" w:sz="4" w:space="0" w:color="9BC2E5" w:themeColor="accent5" w:themeTint="9A"/>
          <w:bottom w:val="none" w:sz="4" w:space="0" w:color="000000"/>
          <w:right w:val="none" w:sz="4" w:space="0" w:color="000000"/>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 w:val="20"/>
      <w:szCs w:val="20"/>
      <w:lang w:eastAsia="pt-PT"/>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lang w:eastAsia="pt-PT"/>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sz w:val="20"/>
      <w:szCs w:val="20"/>
      <w:lang w:eastAsia="pt-PT"/>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sz w:val="20"/>
      <w:szCs w:val="20"/>
      <w:lang w:eastAsia="pt-PT"/>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sz w:val="20"/>
      <w:szCs w:val="20"/>
      <w:lang w:eastAsia="pt-PT"/>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sz w:val="20"/>
      <w:szCs w:val="20"/>
      <w:lang w:eastAsia="pt-PT"/>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sz w:val="20"/>
      <w:szCs w:val="20"/>
      <w:lang w:eastAsia="pt-PT"/>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sz w:val="20"/>
      <w:szCs w:val="20"/>
      <w:lang w:eastAsia="pt-PT"/>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lang w:eastAsia="pt-PT"/>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sz w:val="20"/>
      <w:szCs w:val="20"/>
      <w:lang w:eastAsia="pt-PT"/>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sz w:val="20"/>
      <w:szCs w:val="20"/>
      <w:lang w:eastAsia="pt-PT"/>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sz w:val="20"/>
      <w:szCs w:val="20"/>
      <w:lang w:eastAsia="pt-PT"/>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sz w:val="20"/>
      <w:szCs w:val="20"/>
      <w:lang w:eastAsia="pt-PT"/>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sz w:val="20"/>
      <w:szCs w:val="20"/>
      <w:lang w:eastAsia="pt-PT"/>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pPr>
      <w:spacing w:after="0"/>
    </w:pPr>
  </w:style>
  <w:style w:type="character" w:styleId="SubtleEmphasis">
    <w:name w:val="Subtle Emphasis"/>
    <w:basedOn w:val="DefaultParagraphFont"/>
    <w:uiPriority w:val="19"/>
    <w:qFormat/>
    <w:rPr>
      <w:i/>
      <w:iCs/>
      <w:color w:val="404040" w:themeColor="text1" w:themeTint="BF"/>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EndnoteText">
    <w:name w:val="endnote text"/>
    <w:basedOn w:val="Normal"/>
    <w:link w:val="EndnoteTextChar"/>
    <w:uiPriority w:val="99"/>
    <w:semiHidden/>
    <w:unhideWhenUsed/>
    <w:pPr>
      <w:spacing w:after="0"/>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character" w:customStyle="1" w:styleId="Heading1Char">
    <w:name w:val="Heading 1 Char"/>
    <w:basedOn w:val="DefaultParagraphFont"/>
    <w:link w:val="Heading1"/>
    <w:uiPriority w:val="9"/>
    <w:rPr>
      <w:rFonts w:ascii="Segoe UI" w:eastAsiaTheme="majorEastAsia" w:hAnsi="Segoe UI" w:cstheme="majorBidi"/>
      <w:b/>
      <w:sz w:val="48"/>
      <w:szCs w:val="32"/>
    </w:rPr>
  </w:style>
  <w:style w:type="character" w:customStyle="1" w:styleId="Heading2Char">
    <w:name w:val="Heading 2 Char"/>
    <w:basedOn w:val="DefaultParagraphFont"/>
    <w:link w:val="Heading2"/>
    <w:uiPriority w:val="9"/>
    <w:rPr>
      <w:rFonts w:ascii="Segoe UI" w:eastAsiaTheme="majorEastAsia" w:hAnsi="Segoe UI" w:cs="Times New Roman (Cabeçalho CS)"/>
      <w:b/>
      <w:sz w:val="36"/>
      <w:szCs w:val="26"/>
    </w:rPr>
  </w:style>
  <w:style w:type="character" w:customStyle="1" w:styleId="Heading3Char">
    <w:name w:val="Heading 3 Char"/>
    <w:basedOn w:val="DefaultParagraphFont"/>
    <w:link w:val="Heading3"/>
    <w:uiPriority w:val="9"/>
    <w:rPr>
      <w:rFonts w:ascii="Segoe UI" w:eastAsiaTheme="majorEastAsia" w:hAnsi="Segoe UI" w:cstheme="majorBidi"/>
      <w:b/>
      <w:sz w:val="36"/>
    </w:rPr>
  </w:style>
  <w:style w:type="character" w:customStyle="1" w:styleId="Heading4Char">
    <w:name w:val="Heading 4 Char"/>
    <w:basedOn w:val="DefaultParagraphFont"/>
    <w:link w:val="Heading4"/>
    <w:uiPriority w:val="9"/>
    <w:rPr>
      <w:rFonts w:ascii="Segoe UI" w:eastAsiaTheme="majorEastAsia" w:hAnsi="Segoe UI" w:cs="Times New Roman (Cabeçalho CS)"/>
      <w:b/>
      <w:iCs/>
      <w:sz w:val="28"/>
    </w:rPr>
  </w:style>
  <w:style w:type="paragraph" w:styleId="Header">
    <w:name w:val="header"/>
    <w:basedOn w:val="Normal"/>
    <w:link w:val="HeaderChar"/>
    <w:uiPriority w:val="99"/>
    <w:unhideWhenUsed/>
    <w:pPr>
      <w:tabs>
        <w:tab w:val="center" w:pos="4252"/>
        <w:tab w:val="right" w:pos="8504"/>
      </w:tabs>
      <w:spacing w:after="0"/>
    </w:pPr>
  </w:style>
  <w:style w:type="character" w:customStyle="1" w:styleId="HeaderChar">
    <w:name w:val="Header Char"/>
    <w:basedOn w:val="DefaultParagraphFont"/>
    <w:link w:val="Header"/>
    <w:uiPriority w:val="99"/>
    <w:rPr>
      <w:rFonts w:ascii="Segoe UI" w:hAnsi="Segoe UI"/>
    </w:rPr>
  </w:style>
  <w:style w:type="paragraph" w:styleId="Footer">
    <w:name w:val="footer"/>
    <w:basedOn w:val="Normal"/>
    <w:link w:val="FooterChar"/>
    <w:uiPriority w:val="99"/>
    <w:unhideWhenUsed/>
    <w:pPr>
      <w:tabs>
        <w:tab w:val="center" w:pos="4252"/>
        <w:tab w:val="right" w:pos="8504"/>
      </w:tabs>
      <w:spacing w:after="0"/>
    </w:pPr>
  </w:style>
  <w:style w:type="character" w:customStyle="1" w:styleId="FooterChar">
    <w:name w:val="Footer Char"/>
    <w:basedOn w:val="DefaultParagraphFont"/>
    <w:link w:val="Footer"/>
    <w:uiPriority w:val="99"/>
    <w:rPr>
      <w:rFonts w:ascii="Segoe UI" w:hAnsi="Segoe UI"/>
    </w:rPr>
  </w:style>
  <w:style w:type="paragraph" w:styleId="BalloonText">
    <w:name w:val="Balloon Text"/>
    <w:basedOn w:val="Normal"/>
    <w:link w:val="BalloonTextChar"/>
    <w:uiPriority w:val="99"/>
    <w:semiHidden/>
    <w:unhideWhenUsed/>
    <w:pPr>
      <w:spacing w:after="0"/>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Pr>
      <w:rFonts w:ascii="Times New Roman" w:hAnsi="Times New Roman" w:cs="Times New Roman"/>
      <w:sz w:val="18"/>
      <w:szCs w:val="18"/>
    </w:rPr>
  </w:style>
  <w:style w:type="character" w:styleId="PageNumber">
    <w:name w:val="page number"/>
    <w:basedOn w:val="DefaultParagraphFont"/>
    <w:uiPriority w:val="99"/>
    <w:semiHidden/>
    <w:unhideWhenUsed/>
  </w:style>
  <w:style w:type="paragraph" w:customStyle="1" w:styleId="Normalsemespao">
    <w:name w:val="Normal sem espaço"/>
    <w:basedOn w:val="Normal"/>
    <w:qFormat/>
    <w:pPr>
      <w:spacing w:after="0"/>
    </w:pPr>
  </w:style>
  <w:style w:type="paragraph" w:styleId="ListParagraph">
    <w:name w:val="List Paragraph"/>
    <w:basedOn w:val="Normal"/>
    <w:uiPriority w:val="1"/>
    <w:qFormat/>
    <w:pPr>
      <w:ind w:left="720"/>
      <w:contextualSpacing/>
    </w:pPr>
  </w:style>
  <w:style w:type="paragraph" w:styleId="TOC2">
    <w:name w:val="toc 2"/>
    <w:basedOn w:val="Normal"/>
    <w:next w:val="Normal"/>
    <w:uiPriority w:val="39"/>
    <w:unhideWhenUsed/>
    <w:pPr>
      <w:tabs>
        <w:tab w:val="right" w:leader="underscore" w:pos="9736"/>
      </w:tabs>
      <w:spacing w:after="100"/>
      <w:ind w:left="170"/>
    </w:pPr>
  </w:style>
  <w:style w:type="paragraph" w:styleId="TOC1">
    <w:name w:val="toc 1"/>
    <w:basedOn w:val="Normal"/>
    <w:next w:val="Normal"/>
    <w:uiPriority w:val="39"/>
    <w:unhideWhenUsed/>
    <w:pPr>
      <w:tabs>
        <w:tab w:val="right" w:leader="underscore" w:pos="9736"/>
      </w:tabs>
      <w:spacing w:after="100"/>
    </w:pPr>
  </w:style>
  <w:style w:type="paragraph" w:styleId="TOC3">
    <w:name w:val="toc 3"/>
    <w:basedOn w:val="Normal"/>
    <w:next w:val="Normal"/>
    <w:uiPriority w:val="39"/>
    <w:unhideWhenUsed/>
    <w:pPr>
      <w:tabs>
        <w:tab w:val="right" w:leader="underscore" w:pos="9736"/>
      </w:tabs>
      <w:spacing w:after="100"/>
      <w:ind w:left="340"/>
    </w:pPr>
  </w:style>
  <w:style w:type="paragraph" w:styleId="TOC4">
    <w:name w:val="toc 4"/>
    <w:basedOn w:val="Normal"/>
    <w:next w:val="Normal"/>
    <w:uiPriority w:val="39"/>
    <w:unhideWhenUsed/>
    <w:pPr>
      <w:tabs>
        <w:tab w:val="right" w:leader="dot" w:pos="9736"/>
      </w:tabs>
      <w:spacing w:after="100"/>
    </w:pPr>
  </w:style>
  <w:style w:type="table" w:styleId="TableGrid">
    <w:name w:val="Table Grid"/>
    <w:basedOn w:val="Table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Pr>
      <w:color w:val="0563C1" w:themeColor="hyperlink"/>
      <w:u w:val="single"/>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Segoe UI" w:hAnsi="Segoe UI"/>
      <w:sz w:val="20"/>
      <w:szCs w:val="20"/>
    </w:rPr>
  </w:style>
  <w:style w:type="paragraph" w:styleId="CommentSubject">
    <w:name w:val="annotation subject"/>
    <w:basedOn w:val="CommentText"/>
    <w:next w:val="CommentText"/>
    <w:link w:val="CommentSubjectChar"/>
    <w:uiPriority w:val="99"/>
    <w:semiHidden/>
    <w:unhideWhenUsed/>
    <w:pPr>
      <w:spacing w:after="160"/>
    </w:pPr>
    <w:rPr>
      <w:rFonts w:asciiTheme="minorHAnsi" w:hAnsiTheme="minorHAnsi"/>
      <w:b/>
      <w:bCs/>
    </w:rPr>
  </w:style>
  <w:style w:type="character" w:customStyle="1" w:styleId="CommentSubjectChar">
    <w:name w:val="Comment Subject Char"/>
    <w:basedOn w:val="CommentTextChar"/>
    <w:link w:val="CommentSubject"/>
    <w:uiPriority w:val="99"/>
    <w:semiHidden/>
    <w:rPr>
      <w:rFonts w:ascii="Segoe UI" w:hAnsi="Segoe UI"/>
      <w:b/>
      <w:bCs/>
      <w:sz w:val="20"/>
      <w:szCs w:val="20"/>
      <w:lang w:val="en-GB"/>
    </w:rPr>
  </w:style>
  <w:style w:type="character" w:styleId="UnresolvedMention">
    <w:name w:val="Unresolved Mention"/>
    <w:basedOn w:val="DefaultParagraphFont"/>
    <w:uiPriority w:val="99"/>
    <w:rPr>
      <w:color w:val="605E5C"/>
      <w:shd w:val="clear" w:color="auto" w:fill="E1DFDD"/>
    </w:rPr>
  </w:style>
  <w:style w:type="paragraph" w:styleId="FootnoteText">
    <w:name w:val="footnote text"/>
    <w:basedOn w:val="Normal"/>
    <w:link w:val="FootnoteTextChar"/>
    <w:uiPriority w:val="99"/>
    <w:semiHidden/>
    <w:unhideWhenUsed/>
    <w:pPr>
      <w:spacing w:after="0"/>
    </w:pPr>
    <w:rPr>
      <w:sz w:val="20"/>
      <w:szCs w:val="20"/>
    </w:rPr>
  </w:style>
  <w:style w:type="character" w:customStyle="1" w:styleId="FootnoteTextChar">
    <w:name w:val="Footnote Text Char"/>
    <w:basedOn w:val="DefaultParagraphFont"/>
    <w:link w:val="FootnoteText"/>
    <w:uiPriority w:val="99"/>
    <w:semiHidden/>
    <w:rPr>
      <w:rFonts w:ascii="Segoe UI" w:hAnsi="Segoe UI"/>
      <w:sz w:val="20"/>
      <w:szCs w:val="20"/>
    </w:rPr>
  </w:style>
  <w:style w:type="character" w:styleId="FootnoteReference">
    <w:name w:val="footnote reference"/>
    <w:basedOn w:val="DefaultParagraphFont"/>
    <w:uiPriority w:val="99"/>
    <w:semiHidden/>
    <w:unhideWhenUsed/>
    <w:rPr>
      <w:vertAlign w:val="superscript"/>
    </w:rPr>
  </w:style>
  <w:style w:type="character" w:customStyle="1" w:styleId="normaltextrun">
    <w:name w:val="normaltextrun"/>
    <w:basedOn w:val="DefaultParagraphFont"/>
  </w:style>
  <w:style w:type="character" w:customStyle="1" w:styleId="eop">
    <w:name w:val="eop"/>
    <w:basedOn w:val="DefaultParagraphFont"/>
  </w:style>
  <w:style w:type="paragraph" w:customStyle="1" w:styleId="paragraph">
    <w:name w:val="paragraph"/>
    <w:basedOn w:val="Normal"/>
    <w:pPr>
      <w:spacing w:before="100" w:beforeAutospacing="1" w:after="100" w:afterAutospacing="1"/>
    </w:pPr>
    <w:rPr>
      <w:rFonts w:ascii="Times New Roman" w:eastAsia="Times New Roman" w:hAnsi="Times New Roman" w:cs="Times New Roman"/>
      <w:lang w:val="en-CA" w:eastAsia="en-CA"/>
    </w:rPr>
  </w:style>
  <w:style w:type="character" w:styleId="CommentReference">
    <w:name w:val="annotation reference"/>
    <w:basedOn w:val="DefaultParagraphFont"/>
    <w:uiPriority w:val="99"/>
    <w:semiHidden/>
    <w:unhideWhenUsed/>
    <w:rPr>
      <w:sz w:val="16"/>
      <w:szCs w:val="16"/>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3763" w:themeColor="accent1" w:themeShade="7F"/>
    </w:rPr>
  </w:style>
  <w:style w:type="paragraph" w:styleId="NormalWeb">
    <w:name w:val="Normal (Web)"/>
    <w:basedOn w:val="Normal"/>
    <w:uiPriority w:val="99"/>
    <w:unhideWhenUsed/>
    <w:pPr>
      <w:spacing w:before="100" w:beforeAutospacing="1" w:after="100" w:afterAutospacing="1"/>
    </w:pPr>
    <w:rPr>
      <w:rFonts w:ascii="Times New Roman" w:eastAsia="Times New Roman" w:hAnsi="Times New Roman" w:cs="Times New Roman"/>
      <w:lang w:val="en-US"/>
    </w:rPr>
  </w:style>
  <w:style w:type="character" w:customStyle="1" w:styleId="spellingerror">
    <w:name w:val="spellingerror"/>
    <w:basedOn w:val="DefaultParagraphFont"/>
  </w:style>
  <w:style w:type="character" w:customStyle="1" w:styleId="scxw180846271">
    <w:name w:val="scxw180846271"/>
    <w:basedOn w:val="DefaultParagraphFont"/>
  </w:style>
  <w:style w:type="character" w:customStyle="1" w:styleId="scxw197828223">
    <w:name w:val="scxw197828223"/>
    <w:basedOn w:val="DefaultParagraphFont"/>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customStyle="1" w:styleId="ql-indent-1">
    <w:name w:val="ql-indent-1"/>
    <w:basedOn w:val="Normal"/>
    <w:pPr>
      <w:spacing w:before="100" w:beforeAutospacing="1" w:after="100" w:afterAutospacing="1"/>
    </w:pPr>
    <w:rPr>
      <w:rFonts w:ascii="Times New Roman" w:eastAsia="Times New Roman" w:hAnsi="Times New Roman" w:cs="Times New Roman"/>
      <w:lang w:val="pt-PT" w:eastAsia="pt-PT"/>
    </w:rPr>
  </w:style>
  <w:style w:type="character" w:styleId="Strong">
    <w:name w:val="Strong"/>
    <w:basedOn w:val="DefaultParagraphFont"/>
    <w:uiPriority w:val="22"/>
    <w:qFormat/>
    <w:rPr>
      <w:b/>
      <w:bCs/>
    </w:rPr>
  </w:style>
  <w:style w:type="paragraph" w:customStyle="1" w:styleId="ql-indent-2">
    <w:name w:val="ql-indent-2"/>
    <w:basedOn w:val="Normal"/>
    <w:pPr>
      <w:spacing w:before="100" w:beforeAutospacing="1" w:after="100" w:afterAutospacing="1"/>
    </w:pPr>
    <w:rPr>
      <w:rFonts w:ascii="Times New Roman" w:eastAsia="Times New Roman" w:hAnsi="Times New Roman" w:cs="Times New Roman"/>
      <w:lang w:val="pt-PT" w:eastAsia="pt-PT"/>
    </w:rPr>
  </w:style>
  <w:style w:type="character" w:styleId="Emphasis">
    <w:name w:val="Emphasis"/>
    <w:basedOn w:val="DefaultParagraphFont"/>
    <w:uiPriority w:val="20"/>
    <w:qFormat/>
    <w:rPr>
      <w:i/>
      <w:iCs/>
    </w:rPr>
  </w:style>
  <w:style w:type="paragraph" w:styleId="Revision">
    <w:name w:val="Revision"/>
    <w:hidden/>
    <w:uiPriority w:val="99"/>
    <w:semiHidden/>
    <w:rPr>
      <w:rFonts w:ascii="Segoe UI" w:hAnsi="Segoe UI"/>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armindo.lobo@dtx-colab.pt" TargetMode="External"/><Relationship Id="rId18" Type="http://schemas.openxmlformats.org/officeDocument/2006/relationships/footer" Target="footer2.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comments" Target="comments.xml"/><Relationship Id="rId7" Type="http://schemas.openxmlformats.org/officeDocument/2006/relationships/webSettings" Target="webSettings.xml"/><Relationship Id="rId12" Type="http://schemas.openxmlformats.org/officeDocument/2006/relationships/hyperlink" Target="mailto:andre.matos@dtx-colab.pt" TargetMode="External"/><Relationship Id="rId17" Type="http://schemas.openxmlformats.org/officeDocument/2006/relationships/footer" Target="footer1.xml"/><Relationship Id="rId25"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orocha@cegid.com" TargetMode="External"/><Relationship Id="rId24" Type="http://schemas.microsoft.com/office/2018/08/relationships/commentsExtensible" Target="commentsExtensible.xml"/><Relationship Id="rId5" Type="http://schemas.openxmlformats.org/officeDocument/2006/relationships/styles" Target="styles.xml"/><Relationship Id="rId15" Type="http://schemas.openxmlformats.org/officeDocument/2006/relationships/header" Target="header1.xml"/><Relationship Id="rId23" Type="http://schemas.microsoft.com/office/2016/09/relationships/commentsIds" Target="commentsIds.xml"/><Relationship Id="rId28" Type="http://schemas.openxmlformats.org/officeDocument/2006/relationships/theme" Target="theme/theme1.xml"/><Relationship Id="rId10" Type="http://schemas.openxmlformats.org/officeDocument/2006/relationships/hyperlink" Target="mailto:mdomingues@cegid.com" TargetMode="External"/><Relationship Id="rId19" Type="http://schemas.openxmlformats.org/officeDocument/2006/relationships/header" Target="header3.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marta.goncalves@dtx-colab.pt" TargetMode="External"/><Relationship Id="rId22" Type="http://schemas.microsoft.com/office/2011/relationships/commentsExtended" Target="commentsExtended.xml"/><Relationship Id="rId27" Type="http://schemas.microsoft.com/office/2011/relationships/people" Target="people.xml"/></Relationships>
</file>

<file path=word/_rels/header2.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14DAFA416405F4DB49D30350C3DF6E9" ma:contentTypeVersion="0" ma:contentTypeDescription="Criar um novo documento." ma:contentTypeScope="" ma:versionID="fad58dfc399f16e6545db225c51f3fcf">
  <xsd:schema xmlns:xsd="http://www.w3.org/2001/XMLSchema" xmlns:xs="http://www.w3.org/2001/XMLSchema" xmlns:p="http://schemas.microsoft.com/office/2006/metadata/properties" targetNamespace="http://schemas.microsoft.com/office/2006/metadata/properties" ma:root="true" ma:fieldsID="0b0c938511ffd0b1d4ebd4ff3deb0441">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F545AA-D663-4B25-BB11-D17AEB75485D}"/>
</file>

<file path=customXml/itemProps2.xml><?xml version="1.0" encoding="utf-8"?>
<ds:datastoreItem xmlns:ds="http://schemas.openxmlformats.org/officeDocument/2006/customXml" ds:itemID="{00000000-0000-0000-0000-000000000000}">
  <ds:schemaRefs>
    <ds:schemaRef ds:uri="http://schemas.microsoft.com/sharepoint/v3/contenttype/forms"/>
  </ds:schemaRefs>
</ds:datastoreItem>
</file>

<file path=customXml/itemProps3.xml><?xml version="1.0" encoding="utf-8"?>
<ds:datastoreItem xmlns:ds="http://schemas.openxmlformats.org/officeDocument/2006/customXml" ds:itemID="{21387E46-860D-44C9-B414-F52E403FA776}">
  <ds:schemaRefs>
    <ds:schemaRef ds:uri="http://purl.org/dc/elements/1.1/"/>
    <ds:schemaRef ds:uri="ea7a6c25-fd1d-43c3-849b-a0ac393580db"/>
    <ds:schemaRef ds:uri="http://schemas.openxmlformats.org/package/2006/metadata/core-properties"/>
    <ds:schemaRef ds:uri="http://schemas.microsoft.com/office/2006/documentManagement/types"/>
    <ds:schemaRef ds:uri="http://schemas.microsoft.com/office/infopath/2007/PartnerControls"/>
    <ds:schemaRef ds:uri="http://purl.org/dc/terms/"/>
    <ds:schemaRef ds:uri="http://schemas.microsoft.com/office/2006/metadata/propertie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234</TotalTime>
  <Pages>13</Pages>
  <Words>4502</Words>
  <Characters>24317</Characters>
  <Application>Microsoft Office Word</Application>
  <DocSecurity>0</DocSecurity>
  <Lines>202</Lines>
  <Paragraphs>57</Paragraphs>
  <ScaleCrop>false</ScaleCrop>
  <Company/>
  <LinksUpToDate>false</LinksUpToDate>
  <CharactersWithSpaces>28762</CharactersWithSpaces>
  <SharedDoc>false</SharedDoc>
  <HLinks>
    <vt:vector size="30" baseType="variant">
      <vt:variant>
        <vt:i4>7340109</vt:i4>
      </vt:variant>
      <vt:variant>
        <vt:i4>12</vt:i4>
      </vt:variant>
      <vt:variant>
        <vt:i4>0</vt:i4>
      </vt:variant>
      <vt:variant>
        <vt:i4>5</vt:i4>
      </vt:variant>
      <vt:variant>
        <vt:lpwstr>mailto:marta.goncalves@dtx-colab.pt</vt:lpwstr>
      </vt:variant>
      <vt:variant>
        <vt:lpwstr/>
      </vt:variant>
      <vt:variant>
        <vt:i4>2883610</vt:i4>
      </vt:variant>
      <vt:variant>
        <vt:i4>9</vt:i4>
      </vt:variant>
      <vt:variant>
        <vt:i4>0</vt:i4>
      </vt:variant>
      <vt:variant>
        <vt:i4>5</vt:i4>
      </vt:variant>
      <vt:variant>
        <vt:lpwstr>mailto:armindo.lobo@dtx-colab.pt</vt:lpwstr>
      </vt:variant>
      <vt:variant>
        <vt:lpwstr/>
      </vt:variant>
      <vt:variant>
        <vt:i4>6881359</vt:i4>
      </vt:variant>
      <vt:variant>
        <vt:i4>6</vt:i4>
      </vt:variant>
      <vt:variant>
        <vt:i4>0</vt:i4>
      </vt:variant>
      <vt:variant>
        <vt:i4>5</vt:i4>
      </vt:variant>
      <vt:variant>
        <vt:lpwstr>mailto:andre.matos@dtx-colab.pt</vt:lpwstr>
      </vt:variant>
      <vt:variant>
        <vt:lpwstr/>
      </vt:variant>
      <vt:variant>
        <vt:i4>458809</vt:i4>
      </vt:variant>
      <vt:variant>
        <vt:i4>3</vt:i4>
      </vt:variant>
      <vt:variant>
        <vt:i4>0</vt:i4>
      </vt:variant>
      <vt:variant>
        <vt:i4>5</vt:i4>
      </vt:variant>
      <vt:variant>
        <vt:lpwstr>mailto:orocha@cegid.com</vt:lpwstr>
      </vt:variant>
      <vt:variant>
        <vt:lpwstr/>
      </vt:variant>
      <vt:variant>
        <vt:i4>393256</vt:i4>
      </vt:variant>
      <vt:variant>
        <vt:i4>0</vt:i4>
      </vt:variant>
      <vt:variant>
        <vt:i4>0</vt:i4>
      </vt:variant>
      <vt:variant>
        <vt:i4>5</vt:i4>
      </vt:variant>
      <vt:variant>
        <vt:lpwstr>mailto:mdomingues@cegid.com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PI1</dc:creator>
  <cp:keywords/>
  <dc:description/>
  <cp:lastModifiedBy>Odete Estrela Moreira Gonçalves</cp:lastModifiedBy>
  <cp:revision>459</cp:revision>
  <dcterms:created xsi:type="dcterms:W3CDTF">2024-07-05T00:42:00Z</dcterms:created>
  <dcterms:modified xsi:type="dcterms:W3CDTF">2026-05-13T15:02:00Z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0x010100C14DAFA416405F4DB49D30350C3DF6E9</vt:lpwstr>
  </property>
  <property fmtid="{D5CDD505-2E9C-101B-9397-08002B2CF9AE}" pid="3" name="MediaServiceImageTags">
    <vt:lpwstr/>
  </property>
  <property fmtid="{D5CDD505-2E9C-101B-9397-08002B2CF9AE}" pid="4" name="Order">
    <vt:r8>2500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_SourceUrl">
    <vt:lpwstr/>
  </property>
  <property fmtid="{D5CDD505-2E9C-101B-9397-08002B2CF9AE}" pid="12" name="_SharedFileIndex">
    <vt:lpwstr/>
  </property>
</Properties>
</file>